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2E7E8B" w14:textId="77777777" w:rsidR="00B57EE2" w:rsidRDefault="00FF5C88" w:rsidP="00571D94">
      <w:pPr>
        <w:pStyle w:val="Title"/>
      </w:pPr>
      <w:r>
        <w:t>Gulp</w:t>
      </w:r>
    </w:p>
    <w:p w14:paraId="52B9729D" w14:textId="77777777" w:rsidR="00577CD9" w:rsidRDefault="00577CD9" w:rsidP="004A7296">
      <w:r>
        <w:t>NPM Packages</w:t>
      </w:r>
    </w:p>
    <w:p w14:paraId="2F6ED2E5" w14:textId="77777777" w:rsidR="00F45A6C" w:rsidRDefault="00F45A6C" w:rsidP="004A7296">
      <w:r>
        <w:t>Gulp Tutorials (multi-part)</w:t>
      </w:r>
    </w:p>
    <w:p w14:paraId="499D5735" w14:textId="77777777" w:rsidR="00AD01A5" w:rsidRDefault="00F45A6C" w:rsidP="009C6FFA">
      <w:r>
        <w:t>MahsupJS</w:t>
      </w:r>
      <w:r w:rsidR="00683E59">
        <w:t>’s Gulp</w:t>
      </w:r>
    </w:p>
    <w:p w14:paraId="3427790D" w14:textId="77777777" w:rsidR="004D50A7" w:rsidRDefault="004D50A7" w:rsidP="009C6FFA">
      <w:r>
        <w:t>TODO:</w:t>
      </w:r>
    </w:p>
    <w:p w14:paraId="695BB7AB" w14:textId="77777777" w:rsidR="005A0A7C" w:rsidRDefault="001F2ED2" w:rsidP="00BC2563">
      <w:pPr>
        <w:pStyle w:val="ListParagraph"/>
        <w:numPr>
          <w:ilvl w:val="0"/>
          <w:numId w:val="4"/>
        </w:numPr>
      </w:pPr>
      <w:r>
        <w:t xml:space="preserve">(later) </w:t>
      </w:r>
      <w:r w:rsidR="009855AE">
        <w:t>Add static analysis for cyclomatic complexity and stuff.</w:t>
      </w:r>
    </w:p>
    <w:p w14:paraId="7EA2140D" w14:textId="77777777" w:rsidR="008C04A4" w:rsidRDefault="001F2ED2" w:rsidP="00D777FD">
      <w:pPr>
        <w:pStyle w:val="ListParagraph"/>
        <w:numPr>
          <w:ilvl w:val="0"/>
          <w:numId w:val="4"/>
        </w:numPr>
      </w:pPr>
      <w:r>
        <w:t xml:space="preserve">(later) </w:t>
      </w:r>
      <w:r w:rsidR="008C04A4">
        <w:t>Add comment on easily getting a process window in the root.</w:t>
      </w:r>
    </w:p>
    <w:p w14:paraId="2AE83D5F" w14:textId="77777777" w:rsidR="008C04A4" w:rsidRDefault="001F2ED2" w:rsidP="00D777FD">
      <w:pPr>
        <w:pStyle w:val="ListParagraph"/>
        <w:numPr>
          <w:ilvl w:val="0"/>
          <w:numId w:val="4"/>
        </w:numPr>
      </w:pPr>
      <w:r>
        <w:t xml:space="preserve">(later) </w:t>
      </w:r>
      <w:r w:rsidR="008C04A4">
        <w:t>Add comment about the difficulty of removing node_modules folder</w:t>
      </w:r>
    </w:p>
    <w:p w14:paraId="2A8728B9" w14:textId="77777777" w:rsidR="008C04A4" w:rsidRDefault="008C04A4" w:rsidP="008C04A4">
      <w:pPr>
        <w:pStyle w:val="ListParagraph"/>
        <w:numPr>
          <w:ilvl w:val="1"/>
          <w:numId w:val="4"/>
        </w:numPr>
      </w:pPr>
      <w:r>
        <w:t xml:space="preserve">Future versions will be flatter and more </w:t>
      </w:r>
      <w:del w:id="0" w:author="Nandita" w:date="2015-06-25T14:52:00Z">
        <w:r w:rsidDel="005037DA">
          <w:delText>w</w:delText>
        </w:r>
      </w:del>
      <w:ins w:id="1" w:author="Nandita" w:date="2015-06-25T14:52:00Z">
        <w:r w:rsidR="005037DA">
          <w:t>W</w:t>
        </w:r>
      </w:ins>
      <w:r>
        <w:t>indows friendly.</w:t>
      </w:r>
    </w:p>
    <w:p w14:paraId="1E32186D" w14:textId="77777777" w:rsidR="008C04A4" w:rsidRDefault="001F2ED2" w:rsidP="007979A2">
      <w:pPr>
        <w:pStyle w:val="ListParagraph"/>
        <w:numPr>
          <w:ilvl w:val="0"/>
          <w:numId w:val="4"/>
        </w:numPr>
      </w:pPr>
      <w:r>
        <w:t xml:space="preserve">(later) </w:t>
      </w:r>
      <w:r w:rsidR="007979A2">
        <w:t xml:space="preserve">Watch this before publishing this blog(s) </w:t>
      </w:r>
      <w:hyperlink r:id="rId6" w:history="1">
        <w:r w:rsidR="007979A2" w:rsidRPr="00142A00">
          <w:rPr>
            <w:rStyle w:val="Hyperlink"/>
          </w:rPr>
          <w:t>http://www.pluralsight.com/courses/javascript-build-automation-gulpjs</w:t>
        </w:r>
      </w:hyperlink>
    </w:p>
    <w:p w14:paraId="02DFD190" w14:textId="77777777" w:rsidR="009C6FFA" w:rsidRPr="00AD01A5" w:rsidRDefault="009C6FFA" w:rsidP="009C6FFA">
      <w:pPr>
        <w:pStyle w:val="Heading1"/>
      </w:pPr>
      <w:r>
        <w:t>Gulp Tutorials</w:t>
      </w:r>
    </w:p>
    <w:p w14:paraId="5F772B1F" w14:textId="77777777" w:rsidR="009C6FFA" w:rsidRPr="00AD01A5" w:rsidRDefault="00C00C38" w:rsidP="009C6FFA">
      <w:pPr>
        <w:pStyle w:val="Heading2"/>
      </w:pPr>
      <w:r>
        <w:t xml:space="preserve">GULP Tutorial Part 1 – </w:t>
      </w:r>
      <w:r w:rsidR="009C6FFA">
        <w:t>Reasons for Build Tools like Gulp</w:t>
      </w:r>
    </w:p>
    <w:p w14:paraId="79BE2BBD" w14:textId="77777777" w:rsidR="009C6FFA" w:rsidRDefault="009C6FFA" w:rsidP="009C6FFA">
      <w:pPr>
        <w:pStyle w:val="Heading3"/>
      </w:pPr>
      <w:r>
        <w:t>Productivity</w:t>
      </w:r>
    </w:p>
    <w:p w14:paraId="0FA0DC96" w14:textId="7F53D33A" w:rsidR="009C6FFA" w:rsidRDefault="009C6FFA" w:rsidP="009C6FFA">
      <w:pPr>
        <w:rPr>
          <w:rStyle w:val="Strong"/>
          <w:b w:val="0"/>
        </w:rPr>
      </w:pPr>
      <w:r w:rsidRPr="00930E19">
        <w:rPr>
          <w:rStyle w:val="Strong"/>
          <w:b w:val="0"/>
        </w:rPr>
        <w:t>The</w:t>
      </w:r>
      <w:r>
        <w:rPr>
          <w:rStyle w:val="Strong"/>
          <w:b w:val="0"/>
        </w:rPr>
        <w:t xml:space="preserve"> reason for a build system is always productivity.  Otherwise we wouldn’t invest time in</w:t>
      </w:r>
      <w:del w:id="2" w:author="Nandita" w:date="2015-06-26T13:23:00Z">
        <w:r w:rsidDel="00AE1833">
          <w:rPr>
            <w:rStyle w:val="Strong"/>
            <w:b w:val="0"/>
          </w:rPr>
          <w:delText>to</w:delText>
        </w:r>
      </w:del>
      <w:r>
        <w:rPr>
          <w:rStyle w:val="Strong"/>
          <w:b w:val="0"/>
        </w:rPr>
        <w:t xml:space="preserve"> it.  </w:t>
      </w:r>
    </w:p>
    <w:p w14:paraId="293B21C3" w14:textId="1F662DF1" w:rsidR="009C6FFA" w:rsidRDefault="009C6FFA" w:rsidP="009C6FFA">
      <w:pPr>
        <w:rPr>
          <w:rStyle w:val="Strong"/>
          <w:b w:val="0"/>
        </w:rPr>
      </w:pPr>
      <w:r>
        <w:rPr>
          <w:rStyle w:val="Strong"/>
          <w:b w:val="0"/>
        </w:rPr>
        <w:t>Build systems perform house</w:t>
      </w:r>
      <w:del w:id="3" w:author="Nandita" w:date="2015-06-25T14:53:00Z">
        <w:r w:rsidDel="005037DA">
          <w:rPr>
            <w:rStyle w:val="Strong"/>
            <w:b w:val="0"/>
          </w:rPr>
          <w:delText xml:space="preserve"> </w:delText>
        </w:r>
      </w:del>
      <w:r>
        <w:rPr>
          <w:rStyle w:val="Strong"/>
          <w:b w:val="0"/>
        </w:rPr>
        <w:t>cleaning work</w:t>
      </w:r>
      <w:ins w:id="4" w:author="Nandita" w:date="2015-06-25T14:53:00Z">
        <w:r w:rsidR="005037DA">
          <w:rPr>
            <w:rStyle w:val="Strong"/>
            <w:b w:val="0"/>
          </w:rPr>
          <w:t>,</w:t>
        </w:r>
      </w:ins>
      <w:r>
        <w:rPr>
          <w:rStyle w:val="Strong"/>
          <w:b w:val="0"/>
        </w:rPr>
        <w:t xml:space="preserve"> allowing you to focus on code.  Before build systems, if you were lucky, you could right click and select “minify” in your IDE.  As lucky as this might have been</w:t>
      </w:r>
      <w:ins w:id="5" w:author="Nandita" w:date="2015-06-26T18:21:00Z">
        <w:r w:rsidR="009032BC">
          <w:rPr>
            <w:rStyle w:val="Strong"/>
            <w:b w:val="0"/>
          </w:rPr>
          <w:t>,</w:t>
        </w:r>
      </w:ins>
      <w:bookmarkStart w:id="6" w:name="_GoBack"/>
      <w:bookmarkEnd w:id="6"/>
      <w:r>
        <w:rPr>
          <w:rStyle w:val="Strong"/>
          <w:b w:val="0"/>
        </w:rPr>
        <w:t xml:space="preserve"> minification might not have been worth the additional development effort required.  Build systems </w:t>
      </w:r>
      <w:commentRangeStart w:id="7"/>
      <w:r>
        <w:rPr>
          <w:rStyle w:val="Strong"/>
          <w:b w:val="0"/>
        </w:rPr>
        <w:t xml:space="preserve">solve </w:t>
      </w:r>
      <w:commentRangeEnd w:id="7"/>
      <w:r w:rsidR="00DF1994">
        <w:rPr>
          <w:rStyle w:val="CommentReference"/>
        </w:rPr>
        <w:commentReference w:id="7"/>
      </w:r>
      <w:r>
        <w:rPr>
          <w:rStyle w:val="Strong"/>
          <w:b w:val="0"/>
        </w:rPr>
        <w:t>this</w:t>
      </w:r>
      <w:ins w:id="8" w:author="Nandita" w:date="2015-06-25T14:55:00Z">
        <w:r w:rsidR="005037DA">
          <w:rPr>
            <w:rStyle w:val="Strong"/>
            <w:b w:val="0"/>
          </w:rPr>
          <w:t xml:space="preserve"> problem</w:t>
        </w:r>
      </w:ins>
      <w:r>
        <w:rPr>
          <w:rStyle w:val="Strong"/>
          <w:b w:val="0"/>
        </w:rPr>
        <w:t>.</w:t>
      </w:r>
    </w:p>
    <w:p w14:paraId="5C8B0350" w14:textId="4E8F0C44" w:rsidR="009C6FFA" w:rsidRDefault="009C6FFA" w:rsidP="009C6FFA">
      <w:pPr>
        <w:rPr>
          <w:rStyle w:val="Strong"/>
          <w:b w:val="0"/>
        </w:rPr>
      </w:pPr>
      <w:r>
        <w:rPr>
          <w:rStyle w:val="Strong"/>
          <w:b w:val="0"/>
        </w:rPr>
        <w:t xml:space="preserve">Build systems perform tasks with a level of precision humans are incapable of.  </w:t>
      </w:r>
      <w:del w:id="9" w:author="Nandita" w:date="2015-06-25T14:56:00Z">
        <w:r w:rsidDel="005037DA">
          <w:rPr>
            <w:rStyle w:val="Strong"/>
            <w:b w:val="0"/>
          </w:rPr>
          <w:delText>In order f</w:delText>
        </w:r>
      </w:del>
      <w:ins w:id="10" w:author="Nandita" w:date="2015-06-25T14:56:00Z">
        <w:r w:rsidR="005037DA">
          <w:rPr>
            <w:rStyle w:val="Strong"/>
            <w:b w:val="0"/>
          </w:rPr>
          <w:t>F</w:t>
        </w:r>
      </w:ins>
      <w:r>
        <w:rPr>
          <w:rStyle w:val="Strong"/>
          <w:b w:val="0"/>
        </w:rPr>
        <w:t>or Continuous Integration and Continuous Delivery to work</w:t>
      </w:r>
      <w:ins w:id="11" w:author="Nandita" w:date="2015-06-25T14:56:00Z">
        <w:r w:rsidR="005037DA">
          <w:rPr>
            <w:rStyle w:val="Strong"/>
            <w:b w:val="0"/>
          </w:rPr>
          <w:t>,</w:t>
        </w:r>
      </w:ins>
      <w:r>
        <w:rPr>
          <w:rStyle w:val="Strong"/>
          <w:b w:val="0"/>
        </w:rPr>
        <w:t xml:space="preserve"> a build system must be used to keep the human element out.  Continuous Delivery requires automation at all levels</w:t>
      </w:r>
      <w:ins w:id="12" w:author="Nandita" w:date="2015-06-26T13:25:00Z">
        <w:r w:rsidR="00A17EC6">
          <w:rPr>
            <w:rStyle w:val="Strong"/>
            <w:b w:val="0"/>
          </w:rPr>
          <w:t>,</w:t>
        </w:r>
      </w:ins>
      <w:r>
        <w:rPr>
          <w:rStyle w:val="Strong"/>
          <w:b w:val="0"/>
        </w:rPr>
        <w:t xml:space="preserve"> including testing</w:t>
      </w:r>
      <w:ins w:id="13" w:author="Nandita" w:date="2015-06-26T13:25:00Z">
        <w:r w:rsidR="00A17EC6">
          <w:rPr>
            <w:rStyle w:val="Strong"/>
            <w:b w:val="0"/>
          </w:rPr>
          <w:t>,</w:t>
        </w:r>
      </w:ins>
      <w:r>
        <w:rPr>
          <w:rStyle w:val="Strong"/>
          <w:b w:val="0"/>
        </w:rPr>
        <w:t xml:space="preserve"> to mitigate common deployment defects.</w:t>
      </w:r>
    </w:p>
    <w:p w14:paraId="5C0B0D38" w14:textId="287E3433" w:rsidR="009C6FFA" w:rsidRPr="00930E19" w:rsidRDefault="009C6FFA" w:rsidP="009C6FFA">
      <w:pPr>
        <w:rPr>
          <w:rStyle w:val="Strong"/>
          <w:b w:val="0"/>
        </w:rPr>
      </w:pPr>
      <w:r>
        <w:rPr>
          <w:rStyle w:val="Strong"/>
          <w:b w:val="0"/>
        </w:rPr>
        <w:t>There are thousands of plugins to perform just about any task imaginable.  Here are a few.</w:t>
      </w:r>
    </w:p>
    <w:p w14:paraId="2F071288" w14:textId="77777777" w:rsidR="009C6FFA" w:rsidRDefault="009C6FFA" w:rsidP="009C6FFA">
      <w:pPr>
        <w:rPr>
          <w:rStyle w:val="Strong"/>
        </w:rPr>
      </w:pPr>
      <w:r w:rsidRPr="00837335">
        <w:rPr>
          <w:rStyle w:val="Strong"/>
        </w:rPr>
        <w:t>Performance/Optimization</w:t>
      </w:r>
    </w:p>
    <w:p w14:paraId="3D5EC88B" w14:textId="6A23140E" w:rsidR="009C6FFA" w:rsidRPr="009B4B46" w:rsidRDefault="009C6FFA" w:rsidP="009C6FFA">
      <w:pPr>
        <w:pStyle w:val="ListParagraph"/>
        <w:numPr>
          <w:ilvl w:val="0"/>
          <w:numId w:val="1"/>
        </w:numPr>
        <w:rPr>
          <w:rStyle w:val="Strong"/>
          <w:b w:val="0"/>
        </w:rPr>
      </w:pPr>
      <w:r w:rsidRPr="009B4B46">
        <w:rPr>
          <w:rStyle w:val="Strong"/>
          <w:b w:val="0"/>
        </w:rPr>
        <w:t>Minification of JavaScript files</w:t>
      </w:r>
      <w:ins w:id="14" w:author="Nandita" w:date="2015-06-26T13:04:00Z">
        <w:r w:rsidR="00D923BB">
          <w:rPr>
            <w:rStyle w:val="Strong"/>
            <w:b w:val="0"/>
          </w:rPr>
          <w:t>.</w:t>
        </w:r>
      </w:ins>
    </w:p>
    <w:p w14:paraId="78404DDD" w14:textId="5EC55857" w:rsidR="009C6FFA" w:rsidRDefault="009C6FFA" w:rsidP="009C6FFA">
      <w:pPr>
        <w:pStyle w:val="ListParagraph"/>
        <w:numPr>
          <w:ilvl w:val="0"/>
          <w:numId w:val="1"/>
        </w:numPr>
        <w:rPr>
          <w:rStyle w:val="Strong"/>
          <w:b w:val="0"/>
        </w:rPr>
      </w:pPr>
      <w:r>
        <w:rPr>
          <w:rStyle w:val="Strong"/>
          <w:b w:val="0"/>
        </w:rPr>
        <w:t>Minification of CSS files</w:t>
      </w:r>
      <w:ins w:id="15" w:author="Nandita" w:date="2015-06-26T13:04:00Z">
        <w:r w:rsidR="00D923BB">
          <w:rPr>
            <w:rStyle w:val="Strong"/>
            <w:b w:val="0"/>
          </w:rPr>
          <w:t>.</w:t>
        </w:r>
      </w:ins>
    </w:p>
    <w:p w14:paraId="55F82187" w14:textId="53DAFA17" w:rsidR="009C6FFA" w:rsidRDefault="009C6FFA" w:rsidP="009C6FFA">
      <w:pPr>
        <w:pStyle w:val="ListParagraph"/>
        <w:numPr>
          <w:ilvl w:val="0"/>
          <w:numId w:val="1"/>
        </w:numPr>
        <w:rPr>
          <w:rStyle w:val="Strong"/>
          <w:b w:val="0"/>
        </w:rPr>
      </w:pPr>
      <w:r>
        <w:rPr>
          <w:rStyle w:val="Strong"/>
          <w:b w:val="0"/>
        </w:rPr>
        <w:t>Slimming down CSS classes that are not used</w:t>
      </w:r>
      <w:ins w:id="16" w:author="Nandita" w:date="2015-06-26T13:04:00Z">
        <w:r w:rsidR="00D923BB">
          <w:rPr>
            <w:rStyle w:val="Strong"/>
            <w:b w:val="0"/>
          </w:rPr>
          <w:t>.</w:t>
        </w:r>
      </w:ins>
    </w:p>
    <w:p w14:paraId="2B2B16D4" w14:textId="12B92132" w:rsidR="009C6FFA" w:rsidRDefault="009C6FFA" w:rsidP="009C6FFA">
      <w:pPr>
        <w:pStyle w:val="ListParagraph"/>
        <w:numPr>
          <w:ilvl w:val="0"/>
          <w:numId w:val="1"/>
        </w:numPr>
        <w:rPr>
          <w:rStyle w:val="Strong"/>
          <w:b w:val="0"/>
        </w:rPr>
      </w:pPr>
      <w:r>
        <w:rPr>
          <w:rStyle w:val="Strong"/>
          <w:b w:val="0"/>
        </w:rPr>
        <w:t>Concatenating many JavaScript files to reduce get requests</w:t>
      </w:r>
      <w:ins w:id="17" w:author="Nandita" w:date="2015-06-26T13:04:00Z">
        <w:r w:rsidR="00D923BB">
          <w:rPr>
            <w:rStyle w:val="Strong"/>
            <w:b w:val="0"/>
          </w:rPr>
          <w:t>.</w:t>
        </w:r>
      </w:ins>
    </w:p>
    <w:p w14:paraId="2F17943D" w14:textId="633B30A9" w:rsidR="009C6FFA" w:rsidRPr="009B4B46" w:rsidRDefault="009C6FFA" w:rsidP="009C6FFA">
      <w:pPr>
        <w:pStyle w:val="ListParagraph"/>
        <w:numPr>
          <w:ilvl w:val="0"/>
          <w:numId w:val="1"/>
        </w:numPr>
        <w:rPr>
          <w:rStyle w:val="Strong"/>
          <w:b w:val="0"/>
        </w:rPr>
      </w:pPr>
      <w:commentRangeStart w:id="18"/>
      <w:r>
        <w:rPr>
          <w:rStyle w:val="Strong"/>
          <w:b w:val="0"/>
        </w:rPr>
        <w:t xml:space="preserve">MAP files created </w:t>
      </w:r>
      <w:commentRangeEnd w:id="18"/>
      <w:r w:rsidR="00C23CCB">
        <w:rPr>
          <w:rStyle w:val="CommentReference"/>
        </w:rPr>
        <w:commentReference w:id="18"/>
      </w:r>
      <w:r>
        <w:rPr>
          <w:rStyle w:val="Strong"/>
          <w:b w:val="0"/>
        </w:rPr>
        <w:t>for debugging at run-time</w:t>
      </w:r>
      <w:ins w:id="19" w:author="Nandita" w:date="2015-06-26T13:04:00Z">
        <w:r w:rsidR="00D923BB">
          <w:rPr>
            <w:rStyle w:val="Strong"/>
            <w:b w:val="0"/>
          </w:rPr>
          <w:t>.</w:t>
        </w:r>
      </w:ins>
    </w:p>
    <w:p w14:paraId="369EBE1B" w14:textId="77777777" w:rsidR="009C6FFA" w:rsidRDefault="009C6FFA" w:rsidP="009C6FFA">
      <w:pPr>
        <w:rPr>
          <w:rStyle w:val="Strong"/>
        </w:rPr>
      </w:pPr>
      <w:r>
        <w:rPr>
          <w:rStyle w:val="Strong"/>
        </w:rPr>
        <w:lastRenderedPageBreak/>
        <w:t>Deployment</w:t>
      </w:r>
    </w:p>
    <w:p w14:paraId="02EFD267" w14:textId="70C6B7C1" w:rsidR="009C6FFA" w:rsidRDefault="009C6FFA" w:rsidP="009C6FFA">
      <w:pPr>
        <w:pStyle w:val="ListParagraph"/>
        <w:numPr>
          <w:ilvl w:val="0"/>
          <w:numId w:val="1"/>
        </w:numPr>
        <w:rPr>
          <w:rStyle w:val="Strong"/>
          <w:b w:val="0"/>
        </w:rPr>
      </w:pPr>
      <w:r>
        <w:rPr>
          <w:rStyle w:val="Strong"/>
          <w:b w:val="0"/>
        </w:rPr>
        <w:t>Files can be optimized</w:t>
      </w:r>
      <w:ins w:id="20" w:author="Nandita" w:date="2015-06-25T14:57:00Z">
        <w:r w:rsidR="005037DA">
          <w:rPr>
            <w:rStyle w:val="Strong"/>
            <w:b w:val="0"/>
          </w:rPr>
          <w:t>,</w:t>
        </w:r>
      </w:ins>
      <w:r>
        <w:rPr>
          <w:rStyle w:val="Strong"/>
          <w:b w:val="0"/>
        </w:rPr>
        <w:t xml:space="preserve"> then copied to a folder to isolate deployment from development</w:t>
      </w:r>
      <w:ins w:id="21" w:author="Nandita" w:date="2015-06-26T13:04:00Z">
        <w:r w:rsidR="00D923BB">
          <w:rPr>
            <w:rStyle w:val="Strong"/>
            <w:b w:val="0"/>
          </w:rPr>
          <w:t>.</w:t>
        </w:r>
      </w:ins>
    </w:p>
    <w:p w14:paraId="45675C8F" w14:textId="12846AB1" w:rsidR="009C6FFA" w:rsidRDefault="009C6FFA" w:rsidP="009C6FFA">
      <w:pPr>
        <w:pStyle w:val="ListParagraph"/>
        <w:numPr>
          <w:ilvl w:val="0"/>
          <w:numId w:val="1"/>
        </w:numPr>
        <w:rPr>
          <w:rStyle w:val="Strong"/>
          <w:b w:val="0"/>
        </w:rPr>
      </w:pPr>
      <w:r>
        <w:rPr>
          <w:rStyle w:val="Strong"/>
          <w:b w:val="0"/>
        </w:rPr>
        <w:t>A zip file can be generated for deployment</w:t>
      </w:r>
      <w:ins w:id="22" w:author="Nandita" w:date="2015-06-26T13:04:00Z">
        <w:r w:rsidR="00D923BB">
          <w:rPr>
            <w:rStyle w:val="Strong"/>
            <w:b w:val="0"/>
          </w:rPr>
          <w:t>.</w:t>
        </w:r>
      </w:ins>
    </w:p>
    <w:p w14:paraId="2956BB0F" w14:textId="7CFDBA46" w:rsidR="009C6FFA" w:rsidRDefault="009C6FFA" w:rsidP="009C6FFA">
      <w:pPr>
        <w:pStyle w:val="ListParagraph"/>
        <w:numPr>
          <w:ilvl w:val="0"/>
          <w:numId w:val="1"/>
        </w:numPr>
        <w:rPr>
          <w:rStyle w:val="Strong"/>
          <w:b w:val="0"/>
        </w:rPr>
      </w:pPr>
      <w:r>
        <w:rPr>
          <w:rStyle w:val="Strong"/>
          <w:b w:val="0"/>
        </w:rPr>
        <w:t>Automated tests can be executed</w:t>
      </w:r>
      <w:ins w:id="23" w:author="Nandita" w:date="2015-06-26T13:04:00Z">
        <w:r w:rsidR="00D923BB">
          <w:rPr>
            <w:rStyle w:val="Strong"/>
            <w:b w:val="0"/>
          </w:rPr>
          <w:t>.</w:t>
        </w:r>
      </w:ins>
    </w:p>
    <w:p w14:paraId="7F530882" w14:textId="25E5A177" w:rsidR="009C6FFA" w:rsidRPr="009B4B46" w:rsidRDefault="009C6FFA" w:rsidP="009C6FFA">
      <w:pPr>
        <w:pStyle w:val="ListParagraph"/>
        <w:numPr>
          <w:ilvl w:val="0"/>
          <w:numId w:val="1"/>
        </w:numPr>
        <w:rPr>
          <w:rStyle w:val="Strong"/>
          <w:b w:val="0"/>
        </w:rPr>
      </w:pPr>
      <w:del w:id="24" w:author="Nandita" w:date="2015-06-25T14:57:00Z">
        <w:r w:rsidDel="005037DA">
          <w:rPr>
            <w:rStyle w:val="Strong"/>
            <w:b w:val="0"/>
          </w:rPr>
          <w:delText>Create d</w:delText>
        </w:r>
      </w:del>
      <w:ins w:id="25" w:author="Nandita" w:date="2015-06-25T14:57:00Z">
        <w:r w:rsidR="005037DA">
          <w:rPr>
            <w:rStyle w:val="Strong"/>
            <w:b w:val="0"/>
          </w:rPr>
          <w:t>D</w:t>
        </w:r>
      </w:ins>
      <w:r>
        <w:rPr>
          <w:rStyle w:val="Strong"/>
          <w:b w:val="0"/>
        </w:rPr>
        <w:t xml:space="preserve">eployments </w:t>
      </w:r>
      <w:ins w:id="26" w:author="Nandita" w:date="2015-06-25T14:57:00Z">
        <w:r w:rsidR="005037DA">
          <w:rPr>
            <w:rStyle w:val="Strong"/>
            <w:b w:val="0"/>
          </w:rPr>
          <w:t xml:space="preserve">can be created </w:t>
        </w:r>
      </w:ins>
      <w:r>
        <w:rPr>
          <w:rStyle w:val="Strong"/>
          <w:b w:val="0"/>
        </w:rPr>
        <w:t xml:space="preserve">with a particular purpose; </w:t>
      </w:r>
      <w:commentRangeStart w:id="27"/>
      <w:del w:id="28" w:author="Nandita" w:date="2015-06-25T14:57:00Z">
        <w:r w:rsidDel="005037DA">
          <w:rPr>
            <w:rStyle w:val="Strong"/>
            <w:b w:val="0"/>
          </w:rPr>
          <w:delText>IE:</w:delText>
        </w:r>
      </w:del>
      <w:ins w:id="29" w:author="Nandita" w:date="2015-06-26T14:56:00Z">
        <w:r w:rsidR="00AC6355">
          <w:rPr>
            <w:rStyle w:val="Strong"/>
            <w:b w:val="0"/>
          </w:rPr>
          <w:t>e.g</w:t>
        </w:r>
      </w:ins>
      <w:ins w:id="30" w:author="Nandita" w:date="2015-06-25T14:57:00Z">
        <w:r w:rsidR="005037DA">
          <w:rPr>
            <w:rStyle w:val="Strong"/>
            <w:b w:val="0"/>
          </w:rPr>
          <w:t>.,</w:t>
        </w:r>
      </w:ins>
      <w:r>
        <w:rPr>
          <w:rStyle w:val="Strong"/>
          <w:b w:val="0"/>
        </w:rPr>
        <w:t xml:space="preserve"> </w:t>
      </w:r>
      <w:commentRangeEnd w:id="27"/>
      <w:r w:rsidR="00AC6355">
        <w:rPr>
          <w:rStyle w:val="CommentReference"/>
        </w:rPr>
        <w:commentReference w:id="27"/>
      </w:r>
      <w:r>
        <w:rPr>
          <w:rStyle w:val="Strong"/>
          <w:b w:val="0"/>
        </w:rPr>
        <w:t>an app can be built for mobile</w:t>
      </w:r>
      <w:ins w:id="31" w:author="Nandita" w:date="2015-06-26T13:04:00Z">
        <w:r w:rsidR="00D923BB">
          <w:rPr>
            <w:rStyle w:val="Strong"/>
            <w:b w:val="0"/>
          </w:rPr>
          <w:t>.</w:t>
        </w:r>
      </w:ins>
    </w:p>
    <w:p w14:paraId="2F7A702B" w14:textId="78A196CC" w:rsidR="009C6FFA" w:rsidRDefault="009C6FFA" w:rsidP="009C6FFA">
      <w:pPr>
        <w:rPr>
          <w:rStyle w:val="Strong"/>
        </w:rPr>
      </w:pPr>
      <w:r w:rsidRPr="00837335">
        <w:rPr>
          <w:rStyle w:val="Strong"/>
        </w:rPr>
        <w:t xml:space="preserve">Static </w:t>
      </w:r>
      <w:ins w:id="32" w:author="Nandita" w:date="2015-06-26T13:03:00Z">
        <w:r w:rsidR="00D923BB">
          <w:rPr>
            <w:rStyle w:val="Strong"/>
          </w:rPr>
          <w:t>a</w:t>
        </w:r>
      </w:ins>
      <w:del w:id="33" w:author="Nandita" w:date="2015-06-26T13:03:00Z">
        <w:r w:rsidRPr="00837335" w:rsidDel="00D923BB">
          <w:rPr>
            <w:rStyle w:val="Strong"/>
          </w:rPr>
          <w:delText>A</w:delText>
        </w:r>
      </w:del>
      <w:r w:rsidRPr="00837335">
        <w:rPr>
          <w:rStyle w:val="Strong"/>
        </w:rPr>
        <w:t>nalysis</w:t>
      </w:r>
    </w:p>
    <w:p w14:paraId="072DEEBA" w14:textId="2BA7A175" w:rsidR="009C6FFA" w:rsidRDefault="009C6FFA" w:rsidP="009C6FFA">
      <w:pPr>
        <w:pStyle w:val="ListParagraph"/>
        <w:numPr>
          <w:ilvl w:val="0"/>
          <w:numId w:val="1"/>
        </w:numPr>
        <w:rPr>
          <w:rStyle w:val="Strong"/>
          <w:b w:val="0"/>
        </w:rPr>
      </w:pPr>
      <w:r>
        <w:rPr>
          <w:rStyle w:val="Strong"/>
          <w:b w:val="0"/>
        </w:rPr>
        <w:t>Linters can be executed against your code producing advice</w:t>
      </w:r>
      <w:ins w:id="34" w:author="Nandita" w:date="2015-06-26T13:04:00Z">
        <w:r w:rsidR="00D923BB">
          <w:rPr>
            <w:rStyle w:val="Strong"/>
            <w:b w:val="0"/>
          </w:rPr>
          <w:t>.</w:t>
        </w:r>
      </w:ins>
    </w:p>
    <w:p w14:paraId="082C0587" w14:textId="77777777" w:rsidR="009C6FFA" w:rsidRPr="00DC37F3" w:rsidRDefault="009C6FFA" w:rsidP="009C6FFA">
      <w:pPr>
        <w:pStyle w:val="ListParagraph"/>
        <w:numPr>
          <w:ilvl w:val="0"/>
          <w:numId w:val="1"/>
        </w:numPr>
        <w:rPr>
          <w:rStyle w:val="Strong"/>
          <w:b w:val="0"/>
        </w:rPr>
      </w:pPr>
      <w:r>
        <w:rPr>
          <w:rStyle w:val="Strong"/>
          <w:b w:val="0"/>
        </w:rPr>
        <w:t>Cyclomatic complexity and other measures can be generated.</w:t>
      </w:r>
    </w:p>
    <w:p w14:paraId="1BDCC91D" w14:textId="77777777" w:rsidR="009C6FFA" w:rsidRDefault="009C6FFA" w:rsidP="009C6FFA">
      <w:pPr>
        <w:rPr>
          <w:rStyle w:val="Strong"/>
        </w:rPr>
      </w:pPr>
      <w:r w:rsidRPr="00837335">
        <w:rPr>
          <w:rStyle w:val="Strong"/>
        </w:rPr>
        <w:t>Documentation</w:t>
      </w:r>
    </w:p>
    <w:p w14:paraId="001C1270" w14:textId="77777777" w:rsidR="009C6FFA" w:rsidRDefault="009C6FFA" w:rsidP="009C6FFA">
      <w:pPr>
        <w:pStyle w:val="ListParagraph"/>
        <w:numPr>
          <w:ilvl w:val="0"/>
          <w:numId w:val="1"/>
        </w:numPr>
        <w:rPr>
          <w:rStyle w:val="Strong"/>
          <w:b w:val="0"/>
        </w:rPr>
      </w:pPr>
      <w:r>
        <w:rPr>
          <w:rStyle w:val="Strong"/>
          <w:b w:val="0"/>
        </w:rPr>
        <w:t>Documentation can be generated from code into readable formats.</w:t>
      </w:r>
    </w:p>
    <w:p w14:paraId="4FFC0F4E" w14:textId="77777777" w:rsidR="009C6FFA" w:rsidRDefault="009C6FFA" w:rsidP="009C6FFA">
      <w:pPr>
        <w:pStyle w:val="ListParagraph"/>
        <w:numPr>
          <w:ilvl w:val="0"/>
          <w:numId w:val="1"/>
        </w:numPr>
        <w:rPr>
          <w:rStyle w:val="Strong"/>
          <w:b w:val="0"/>
        </w:rPr>
      </w:pPr>
      <w:r>
        <w:rPr>
          <w:rStyle w:val="Strong"/>
          <w:b w:val="0"/>
        </w:rPr>
        <w:t>HTML documents can be generated from Markdown, a popular text format.</w:t>
      </w:r>
    </w:p>
    <w:p w14:paraId="13E3FB28" w14:textId="77777777" w:rsidR="009C6FFA" w:rsidRPr="00043DD8" w:rsidRDefault="009C6FFA" w:rsidP="009C6FFA">
      <w:pPr>
        <w:rPr>
          <w:rStyle w:val="Strong"/>
        </w:rPr>
      </w:pPr>
      <w:r w:rsidRPr="00043DD8">
        <w:rPr>
          <w:rStyle w:val="Strong"/>
        </w:rPr>
        <w:t>Additional resources</w:t>
      </w:r>
    </w:p>
    <w:p w14:paraId="2C26EAE6" w14:textId="77777777" w:rsidR="009C6FFA" w:rsidRDefault="009032BC" w:rsidP="009C6FFA">
      <w:pPr>
        <w:rPr>
          <w:rStyle w:val="Strong"/>
          <w:b w:val="0"/>
        </w:rPr>
      </w:pPr>
      <w:hyperlink r:id="rId9" w:history="1">
        <w:r w:rsidR="009C6FFA" w:rsidRPr="00EF1BF6">
          <w:rPr>
            <w:rStyle w:val="Hyperlink"/>
          </w:rPr>
          <w:t>https://www.youtube.com/watch?v=XJ5F-Auhato</w:t>
        </w:r>
      </w:hyperlink>
    </w:p>
    <w:p w14:paraId="6C0E4A53" w14:textId="77777777" w:rsidR="009C6FFA" w:rsidRDefault="00C00C38" w:rsidP="009C6FFA">
      <w:pPr>
        <w:pStyle w:val="Heading2"/>
      </w:pPr>
      <w:r>
        <w:t xml:space="preserve">GULP Tutorial Part </w:t>
      </w:r>
      <w:r w:rsidR="009B395E">
        <w:t>2</w:t>
      </w:r>
      <w:r>
        <w:t xml:space="preserve"> – </w:t>
      </w:r>
      <w:r w:rsidR="009C6FFA">
        <w:t>Setup</w:t>
      </w:r>
    </w:p>
    <w:p w14:paraId="7B464B02" w14:textId="77777777" w:rsidR="00561F7C" w:rsidRDefault="00561F7C" w:rsidP="009C6FFA">
      <w:r>
        <w:t>Here we need to install NodeJS, pull our tutorial project from GitHub, create our NPM package configuration file, and install Gulp both globally and locally.</w:t>
      </w:r>
    </w:p>
    <w:p w14:paraId="52B88B7A" w14:textId="77777777" w:rsidR="00561F7C" w:rsidRPr="00561F7C" w:rsidRDefault="00561F7C" w:rsidP="009C6FFA">
      <w:pPr>
        <w:rPr>
          <w:b/>
        </w:rPr>
      </w:pPr>
      <w:r w:rsidRPr="00561F7C">
        <w:rPr>
          <w:b/>
        </w:rPr>
        <w:t>Installing NodeJS</w:t>
      </w:r>
    </w:p>
    <w:p w14:paraId="0CCBBBFD" w14:textId="77777777" w:rsidR="009C6FFA" w:rsidRDefault="009C6FFA" w:rsidP="009C6FFA">
      <w:r>
        <w:t>Dow</w:t>
      </w:r>
      <w:r w:rsidR="00561F7C">
        <w:t>nload and install NodeJS</w:t>
      </w:r>
      <w:r>
        <w:t>.</w:t>
      </w:r>
      <w:del w:id="35" w:author="Nandita" w:date="2015-06-25T15:05:00Z">
        <w:r w:rsidDel="00B333A8">
          <w:delText xml:space="preserve">  </w:delText>
        </w:r>
      </w:del>
    </w:p>
    <w:p w14:paraId="7EF78544" w14:textId="77777777" w:rsidR="009C6FFA" w:rsidRDefault="009032BC" w:rsidP="00561F7C">
      <w:hyperlink r:id="rId10" w:history="1">
        <w:r w:rsidR="009C6FFA" w:rsidRPr="00364FBB">
          <w:rPr>
            <w:rStyle w:val="Hyperlink"/>
          </w:rPr>
          <w:t>https://nodejs.org/</w:t>
        </w:r>
      </w:hyperlink>
      <w:r w:rsidR="00561F7C">
        <w:t xml:space="preserve"> </w:t>
      </w:r>
    </w:p>
    <w:p w14:paraId="78C06FEB" w14:textId="77777777" w:rsidR="00D75CED" w:rsidRDefault="00D75CED" w:rsidP="00561F7C"/>
    <w:p w14:paraId="09929212" w14:textId="77777777" w:rsidR="00D75CED" w:rsidRDefault="00D75CED" w:rsidP="00D75CED">
      <w:pPr>
        <w:rPr>
          <w:b/>
        </w:rPr>
      </w:pPr>
      <w:r>
        <w:rPr>
          <w:b/>
        </w:rPr>
        <w:t>Get tutorial project from GitHub</w:t>
      </w:r>
    </w:p>
    <w:p w14:paraId="56FA6E37" w14:textId="77777777" w:rsidR="00D75CED" w:rsidRDefault="00D75CED" w:rsidP="00D75CED">
      <w:r>
        <w:t>Code for this tutorial can be found at</w:t>
      </w:r>
      <w:r>
        <w:br/>
      </w:r>
      <w:hyperlink r:id="rId11" w:history="1">
        <w:r w:rsidRPr="00232421">
          <w:rPr>
            <w:rStyle w:val="Hyperlink"/>
          </w:rPr>
          <w:t>https://github.com/MashupJS/gulp-tutorial</w:t>
        </w:r>
      </w:hyperlink>
    </w:p>
    <w:p w14:paraId="60631E3A" w14:textId="2E2ABE5E" w:rsidR="00D75CED" w:rsidRDefault="00D75CED" w:rsidP="00D75CED">
      <w:r>
        <w:t>On the GitHub repo page you’ll see an option to “Download ZIP”.</w:t>
      </w:r>
    </w:p>
    <w:p w14:paraId="558B86A3" w14:textId="77777777" w:rsidR="00D75CED" w:rsidRDefault="00D75CED" w:rsidP="00561F7C">
      <w:r>
        <w:t xml:space="preserve">Download the ZIP file and extract it </w:t>
      </w:r>
      <w:del w:id="36" w:author="Nandita" w:date="2015-06-25T15:06:00Z">
        <w:r w:rsidDel="00B333A8">
          <w:delText>some</w:delText>
        </w:r>
      </w:del>
      <w:r>
        <w:t>where you can work with it.</w:t>
      </w:r>
    </w:p>
    <w:p w14:paraId="64B906CF" w14:textId="77777777" w:rsidR="00D75CED" w:rsidRDefault="00064E28" w:rsidP="00561F7C">
      <w:r>
        <w:t>To see the end result</w:t>
      </w:r>
      <w:ins w:id="37" w:author="Nandita" w:date="2015-06-25T15:06:00Z">
        <w:r w:rsidR="00B333A8">
          <w:t>,</w:t>
        </w:r>
      </w:ins>
      <w:r>
        <w:t xml:space="preserve"> go to this repository.</w:t>
      </w:r>
    </w:p>
    <w:p w14:paraId="29472D1C" w14:textId="77777777" w:rsidR="00064E28" w:rsidRDefault="009032BC" w:rsidP="00561F7C">
      <w:hyperlink r:id="rId12" w:history="1">
        <w:r w:rsidR="00064E28" w:rsidRPr="00A035F1">
          <w:rPr>
            <w:rStyle w:val="Hyperlink"/>
          </w:rPr>
          <w:t>https://github.com/MashupJS/gulp-tutorial-end-result</w:t>
        </w:r>
      </w:hyperlink>
    </w:p>
    <w:p w14:paraId="2A9A52F4" w14:textId="77777777" w:rsidR="00064E28" w:rsidRDefault="00064E28" w:rsidP="00561F7C"/>
    <w:p w14:paraId="7D6D34ED" w14:textId="77777777" w:rsidR="00064E28" w:rsidRDefault="00064E28" w:rsidP="00561F7C"/>
    <w:p w14:paraId="61946394" w14:textId="77777777" w:rsidR="00D75CED" w:rsidRPr="00D75CED" w:rsidRDefault="00D75CED" w:rsidP="00561F7C">
      <w:pPr>
        <w:rPr>
          <w:b/>
        </w:rPr>
      </w:pPr>
      <w:r w:rsidRPr="00D75CED">
        <w:rPr>
          <w:b/>
        </w:rPr>
        <w:t>Set</w:t>
      </w:r>
      <w:ins w:id="38" w:author="Nandita" w:date="2015-06-25T15:06:00Z">
        <w:r w:rsidR="00B333A8">
          <w:rPr>
            <w:b/>
          </w:rPr>
          <w:t xml:space="preserve"> </w:t>
        </w:r>
      </w:ins>
      <w:r w:rsidRPr="00D75CED">
        <w:rPr>
          <w:b/>
        </w:rPr>
        <w:t>up the NPM Project Configuration File</w:t>
      </w:r>
    </w:p>
    <w:p w14:paraId="14BD0BCC" w14:textId="77777777" w:rsidR="00B40653" w:rsidRDefault="00670E5F" w:rsidP="009C6FFA">
      <w:r>
        <w:t>NPM</w:t>
      </w:r>
      <w:r w:rsidR="00B40653">
        <w:t xml:space="preserve"> packages are defined in the </w:t>
      </w:r>
      <w:r w:rsidR="00B40653" w:rsidRPr="00670E5F">
        <w:rPr>
          <w:b/>
        </w:rPr>
        <w:t>package.json</w:t>
      </w:r>
      <w:r w:rsidR="00B40653">
        <w:t xml:space="preserve"> file.</w:t>
      </w:r>
    </w:p>
    <w:p w14:paraId="337A3B38" w14:textId="77777777" w:rsidR="00B40653" w:rsidRDefault="00670E5F" w:rsidP="009C6FFA">
      <w:r>
        <w:t>To create a package.json file</w:t>
      </w:r>
      <w:ins w:id="39" w:author="Nandita" w:date="2015-06-25T15:06:00Z">
        <w:r w:rsidR="00B333A8">
          <w:t>,</w:t>
        </w:r>
      </w:ins>
      <w:r>
        <w:t xml:space="preserve"> open a command prompt in the root of your client folder.</w:t>
      </w:r>
    </w:p>
    <w:p w14:paraId="733EB054" w14:textId="77777777" w:rsidR="00670E5F" w:rsidRDefault="00670E5F" w:rsidP="009C6FFA">
      <w:r>
        <w:t>For this tutorial</w:t>
      </w:r>
      <w:ins w:id="40" w:author="Nandita" w:date="2015-06-25T15:06:00Z">
        <w:r w:rsidR="00B333A8">
          <w:t>,</w:t>
        </w:r>
      </w:ins>
      <w:r>
        <w:t xml:space="preserve"> open a command line to the Mashup.UI.Core folder.</w:t>
      </w:r>
    </w:p>
    <w:p w14:paraId="46FF7050" w14:textId="77777777" w:rsidR="00316602" w:rsidRDefault="00316602" w:rsidP="009C6FFA">
      <w:r>
        <w:rPr>
          <w:noProof/>
        </w:rPr>
        <w:drawing>
          <wp:inline distT="0" distB="0" distL="0" distR="0" wp14:anchorId="22A80B3C" wp14:editId="23C3BEE3">
            <wp:extent cx="64484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425" cy="3267075"/>
                    </a:xfrm>
                    <a:prstGeom prst="rect">
                      <a:avLst/>
                    </a:prstGeom>
                  </pic:spPr>
                </pic:pic>
              </a:graphicData>
            </a:graphic>
          </wp:inline>
        </w:drawing>
      </w:r>
    </w:p>
    <w:p w14:paraId="5084992F" w14:textId="77777777" w:rsidR="00316602" w:rsidRDefault="00316602" w:rsidP="00316602">
      <w:r>
        <w:t>At the command-line type:</w:t>
      </w:r>
    </w:p>
    <w:p w14:paraId="09F57E0A" w14:textId="77777777" w:rsidR="00B40653" w:rsidRDefault="00B40653" w:rsidP="009C6FFA">
      <w:pPr>
        <w:rPr>
          <w:rFonts w:ascii="Courier New" w:hAnsi="Courier New" w:cs="Courier New"/>
        </w:rPr>
      </w:pPr>
      <w:r w:rsidRPr="00B40653">
        <w:rPr>
          <w:rFonts w:ascii="Courier New" w:hAnsi="Courier New" w:cs="Courier New"/>
        </w:rPr>
        <w:t>npm init</w:t>
      </w:r>
    </w:p>
    <w:p w14:paraId="29F0F092" w14:textId="77777777" w:rsidR="00316602" w:rsidRDefault="00316602" w:rsidP="001660CE">
      <w:r>
        <w:t>An empty package.json is created.  Now we can begin installing NPM packages for use by Gulp.</w:t>
      </w:r>
    </w:p>
    <w:p w14:paraId="1B49C797" w14:textId="77777777" w:rsidR="0014044D" w:rsidRDefault="0014044D" w:rsidP="001660CE">
      <w:r>
        <w:t>You will be prompt</w:t>
      </w:r>
      <w:ins w:id="41" w:author="Nandita" w:date="2015-06-25T15:07:00Z">
        <w:r w:rsidR="00B333A8">
          <w:t>ed</w:t>
        </w:r>
      </w:ins>
      <w:r>
        <w:t xml:space="preserve"> for several configuration options.  For the purposes of this tutorial I’ve skipped these and just pressed Enter for each prompt until complete.</w:t>
      </w:r>
    </w:p>
    <w:p w14:paraId="787AA852" w14:textId="77777777" w:rsidR="0014044D" w:rsidRDefault="0014044D" w:rsidP="001660CE">
      <w:r>
        <w:rPr>
          <w:noProof/>
        </w:rPr>
        <w:lastRenderedPageBreak/>
        <w:drawing>
          <wp:inline distT="0" distB="0" distL="0" distR="0" wp14:anchorId="277EC5E3" wp14:editId="457A4A84">
            <wp:extent cx="6448425" cy="326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8425" cy="3267075"/>
                    </a:xfrm>
                    <a:prstGeom prst="rect">
                      <a:avLst/>
                    </a:prstGeom>
                  </pic:spPr>
                </pic:pic>
              </a:graphicData>
            </a:graphic>
          </wp:inline>
        </w:drawing>
      </w:r>
    </w:p>
    <w:p w14:paraId="14984209" w14:textId="77777777" w:rsidR="0014044D" w:rsidRDefault="0014044D" w:rsidP="001660CE">
      <w:r>
        <w:t>And now your package.json is born.</w:t>
      </w:r>
    </w:p>
    <w:p w14:paraId="302A0AA5" w14:textId="77777777" w:rsidR="0014044D" w:rsidRDefault="0014044D" w:rsidP="001660CE">
      <w:r>
        <w:rPr>
          <w:noProof/>
        </w:rPr>
        <w:drawing>
          <wp:inline distT="0" distB="0" distL="0" distR="0" wp14:anchorId="7F897481" wp14:editId="57476ECD">
            <wp:extent cx="576262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828675"/>
                    </a:xfrm>
                    <a:prstGeom prst="rect">
                      <a:avLst/>
                    </a:prstGeom>
                  </pic:spPr>
                </pic:pic>
              </a:graphicData>
            </a:graphic>
          </wp:inline>
        </w:drawing>
      </w:r>
    </w:p>
    <w:p w14:paraId="57E71855" w14:textId="77777777" w:rsidR="00D75CED" w:rsidRPr="001660CE" w:rsidRDefault="001660CE" w:rsidP="001660CE">
      <w:r w:rsidRPr="001660CE">
        <w:t>For more information about NPM packages</w:t>
      </w:r>
      <w:r w:rsidRPr="001660CE">
        <w:br/>
      </w:r>
      <w:hyperlink r:id="rId16" w:history="1">
        <w:r w:rsidRPr="001660CE">
          <w:rPr>
            <w:rStyle w:val="Hyperlink"/>
            <w:rFonts w:cs="Courier New"/>
          </w:rPr>
          <w:t>https://docs.npmjs.com/files/package.json</w:t>
        </w:r>
      </w:hyperlink>
    </w:p>
    <w:p w14:paraId="579D5E27" w14:textId="77777777" w:rsidR="001660CE" w:rsidRPr="00B40653" w:rsidRDefault="001660CE" w:rsidP="009C6FFA">
      <w:pPr>
        <w:rPr>
          <w:rFonts w:ascii="Courier New" w:hAnsi="Courier New" w:cs="Courier New"/>
        </w:rPr>
      </w:pPr>
    </w:p>
    <w:p w14:paraId="4B31DFE0" w14:textId="38D5E761" w:rsidR="00C2251C" w:rsidRPr="00C2251C" w:rsidRDefault="00C2251C" w:rsidP="009C6FFA">
      <w:pPr>
        <w:rPr>
          <w:b/>
        </w:rPr>
      </w:pPr>
      <w:r w:rsidRPr="00C2251C">
        <w:rPr>
          <w:b/>
        </w:rPr>
        <w:t xml:space="preserve">Installing NPM </w:t>
      </w:r>
      <w:ins w:id="42" w:author="Nandita" w:date="2015-06-26T14:58:00Z">
        <w:r w:rsidR="009A6973">
          <w:rPr>
            <w:b/>
          </w:rPr>
          <w:t>p</w:t>
        </w:r>
      </w:ins>
      <w:del w:id="43" w:author="Nandita" w:date="2015-06-26T14:58:00Z">
        <w:r w:rsidRPr="00C2251C" w:rsidDel="009A6973">
          <w:rPr>
            <w:b/>
          </w:rPr>
          <w:delText>P</w:delText>
        </w:r>
      </w:del>
      <w:r w:rsidRPr="00C2251C">
        <w:rPr>
          <w:b/>
        </w:rPr>
        <w:t>ackages</w:t>
      </w:r>
    </w:p>
    <w:p w14:paraId="536668D1" w14:textId="011A35CE" w:rsidR="006949CF" w:rsidRDefault="006949CF" w:rsidP="009C6FFA">
      <w:r>
        <w:t>First</w:t>
      </w:r>
      <w:ins w:id="44" w:author="Nandita" w:date="2015-06-26T14:59:00Z">
        <w:r w:rsidR="009A6973">
          <w:t>,</w:t>
        </w:r>
      </w:ins>
      <w:r>
        <w:t xml:space="preserve"> let’s install the bower NPM module.  We’ll need this to pull client side scripts of which we have many.</w:t>
      </w:r>
    </w:p>
    <w:p w14:paraId="1AD00EF7" w14:textId="77777777" w:rsidR="006949CF" w:rsidRDefault="006949CF" w:rsidP="009C6FFA">
      <w:pPr>
        <w:rPr>
          <w:b/>
        </w:rPr>
      </w:pPr>
    </w:p>
    <w:p w14:paraId="3ADAE8EE" w14:textId="77777777" w:rsidR="006949CF" w:rsidRDefault="006949CF" w:rsidP="009C6FFA">
      <w:pPr>
        <w:rPr>
          <w:b/>
        </w:rPr>
      </w:pPr>
      <w:r w:rsidRPr="006949CF">
        <w:rPr>
          <w:b/>
        </w:rPr>
        <w:t>From the command-line</w:t>
      </w:r>
    </w:p>
    <w:p w14:paraId="7B26CC12" w14:textId="77777777" w:rsidR="006949CF" w:rsidRPr="006949CF" w:rsidRDefault="006949CF" w:rsidP="009C6FFA">
      <w:pPr>
        <w:rPr>
          <w:rFonts w:ascii="Courier New" w:hAnsi="Courier New" w:cs="Courier New"/>
        </w:rPr>
      </w:pPr>
      <w:r w:rsidRPr="006949CF">
        <w:rPr>
          <w:rFonts w:ascii="Courier New" w:hAnsi="Courier New" w:cs="Courier New"/>
        </w:rPr>
        <w:t>Npm install bower –g</w:t>
      </w:r>
    </w:p>
    <w:p w14:paraId="1A6FD809" w14:textId="77777777" w:rsidR="006949CF" w:rsidRDefault="006949CF" w:rsidP="009C6FFA"/>
    <w:p w14:paraId="4FBF90BC" w14:textId="5991A52D" w:rsidR="006949CF" w:rsidRPr="006949CF" w:rsidRDefault="006949CF" w:rsidP="009C6FFA">
      <w:pPr>
        <w:rPr>
          <w:b/>
        </w:rPr>
      </w:pPr>
      <w:r w:rsidRPr="006949CF">
        <w:rPr>
          <w:b/>
        </w:rPr>
        <w:t xml:space="preserve">Retrieve all bower </w:t>
      </w:r>
      <w:ins w:id="45" w:author="Nandita" w:date="2015-06-26T14:59:00Z">
        <w:r w:rsidR="00DE204D">
          <w:rPr>
            <w:b/>
          </w:rPr>
          <w:t>s</w:t>
        </w:r>
      </w:ins>
      <w:del w:id="46" w:author="Nandita" w:date="2015-06-26T14:59:00Z">
        <w:r w:rsidRPr="006949CF" w:rsidDel="00DE204D">
          <w:rPr>
            <w:b/>
          </w:rPr>
          <w:delText>S</w:delText>
        </w:r>
      </w:del>
      <w:r w:rsidRPr="006949CF">
        <w:rPr>
          <w:b/>
        </w:rPr>
        <w:t>cripts from the command-line</w:t>
      </w:r>
    </w:p>
    <w:p w14:paraId="0320505F" w14:textId="77777777" w:rsidR="006949CF" w:rsidRPr="006949CF" w:rsidRDefault="006949CF" w:rsidP="009C6FFA">
      <w:pPr>
        <w:rPr>
          <w:rFonts w:ascii="Courier New" w:hAnsi="Courier New" w:cs="Courier New"/>
        </w:rPr>
      </w:pPr>
      <w:r w:rsidRPr="006949CF">
        <w:rPr>
          <w:rFonts w:ascii="Courier New" w:hAnsi="Courier New" w:cs="Courier New"/>
        </w:rPr>
        <w:t>Bower install</w:t>
      </w:r>
    </w:p>
    <w:p w14:paraId="09B7F859" w14:textId="77777777" w:rsidR="006949CF" w:rsidRDefault="006949CF" w:rsidP="009C6FFA"/>
    <w:p w14:paraId="71BF2BC6" w14:textId="437A9D6B" w:rsidR="00EC721F" w:rsidRPr="00EC721F" w:rsidRDefault="00EC721F" w:rsidP="009C6FFA">
      <w:pPr>
        <w:rPr>
          <w:b/>
        </w:rPr>
      </w:pPr>
      <w:r w:rsidRPr="00EC721F">
        <w:rPr>
          <w:b/>
        </w:rPr>
        <w:t xml:space="preserve">Installing </w:t>
      </w:r>
      <w:ins w:id="47" w:author="Nandita" w:date="2015-06-26T14:59:00Z">
        <w:r w:rsidR="00DE204D">
          <w:rPr>
            <w:b/>
          </w:rPr>
          <w:t>G</w:t>
        </w:r>
      </w:ins>
      <w:del w:id="48" w:author="Nandita" w:date="2015-06-26T14:59:00Z">
        <w:r w:rsidRPr="00EC721F" w:rsidDel="00DE204D">
          <w:rPr>
            <w:b/>
          </w:rPr>
          <w:delText>g</w:delText>
        </w:r>
      </w:del>
      <w:r w:rsidRPr="00EC721F">
        <w:rPr>
          <w:b/>
        </w:rPr>
        <w:t>ulp</w:t>
      </w:r>
    </w:p>
    <w:p w14:paraId="4DFF39AA" w14:textId="7964804E" w:rsidR="009C6FFA" w:rsidRDefault="009C6FFA" w:rsidP="009C6FFA">
      <w:r>
        <w:t>At this point</w:t>
      </w:r>
      <w:ins w:id="49" w:author="Nandita" w:date="2015-06-26T14:59:00Z">
        <w:r w:rsidR="00DE204D">
          <w:t>,</w:t>
        </w:r>
      </w:ins>
      <w:r>
        <w:t xml:space="preserve"> </w:t>
      </w:r>
      <w:r w:rsidR="00B40653">
        <w:t>Gulp</w:t>
      </w:r>
      <w:r>
        <w:t xml:space="preserve"> can be installed with the following command.  Notice the “-g” command.  This causes the </w:t>
      </w:r>
      <w:del w:id="50" w:author="Nandita" w:date="2015-06-26T14:59:00Z">
        <w:r w:rsidDel="00062813">
          <w:delText xml:space="preserve">npm </w:delText>
        </w:r>
      </w:del>
      <w:ins w:id="51" w:author="Nandita" w:date="2015-06-26T14:59:00Z">
        <w:r w:rsidR="00062813">
          <w:t xml:space="preserve">NPM </w:t>
        </w:r>
      </w:ins>
      <w:r>
        <w:t xml:space="preserve">package to be </w:t>
      </w:r>
      <w:r w:rsidR="00045B40">
        <w:t>installed</w:t>
      </w:r>
      <w:r>
        <w:t xml:space="preserve"> globally.</w:t>
      </w:r>
    </w:p>
    <w:p w14:paraId="53540B4B" w14:textId="77777777" w:rsidR="009C6FFA" w:rsidRDefault="009C6FFA" w:rsidP="009C6FFA">
      <w:r>
        <w:t>Installing G</w:t>
      </w:r>
      <w:r w:rsidR="00C2251C">
        <w:t>ulp</w:t>
      </w:r>
      <w:r w:rsidR="002C21D1">
        <w:t xml:space="preserve"> (add “-g” to install globally)</w:t>
      </w:r>
    </w:p>
    <w:p w14:paraId="5A422299" w14:textId="77777777" w:rsidR="00045B40" w:rsidRPr="00045B40" w:rsidRDefault="003C31D7" w:rsidP="009C6FFA">
      <w:pPr>
        <w:rPr>
          <w:rFonts w:ascii="Courier New" w:hAnsi="Courier New" w:cs="Courier New"/>
        </w:rPr>
      </w:pPr>
      <w:r>
        <w:rPr>
          <w:rFonts w:ascii="Courier New" w:hAnsi="Courier New" w:cs="Courier New"/>
        </w:rPr>
        <w:t>npm install</w:t>
      </w:r>
      <w:r w:rsidR="00565B85">
        <w:rPr>
          <w:rFonts w:ascii="Courier New" w:hAnsi="Courier New" w:cs="Courier New"/>
        </w:rPr>
        <w:t xml:space="preserve"> -g</w:t>
      </w:r>
      <w:r>
        <w:rPr>
          <w:rFonts w:ascii="Courier New" w:hAnsi="Courier New" w:cs="Courier New"/>
        </w:rPr>
        <w:t xml:space="preserve"> </w:t>
      </w:r>
      <w:r w:rsidR="002C21D1">
        <w:rPr>
          <w:rFonts w:ascii="Courier New" w:hAnsi="Courier New" w:cs="Courier New"/>
        </w:rPr>
        <w:t>gulp</w:t>
      </w:r>
    </w:p>
    <w:p w14:paraId="36362611" w14:textId="77777777" w:rsidR="00045B40" w:rsidRDefault="00045B40" w:rsidP="009C6FFA">
      <w:r>
        <w:t>Gulp must also be installed locally for your project.  The global install allows you to execute Gulp commands from the command-line by providing a Command-Line Interface or CLI.  The local Gulp install is a plug-in to NodeJS and gets access to Gulp plugins via NPM.</w:t>
      </w:r>
    </w:p>
    <w:p w14:paraId="565F35E3" w14:textId="77777777" w:rsidR="00073745" w:rsidRPr="00073745" w:rsidRDefault="00073745" w:rsidP="009C6FFA">
      <w:pPr>
        <w:rPr>
          <w:rFonts w:ascii="Courier New" w:hAnsi="Courier New" w:cs="Courier New"/>
        </w:rPr>
      </w:pPr>
      <w:r w:rsidRPr="00073745">
        <w:rPr>
          <w:rFonts w:ascii="Courier New" w:hAnsi="Courier New" w:cs="Courier New"/>
        </w:rPr>
        <w:t>Npm install gulp --save-dev</w:t>
      </w:r>
    </w:p>
    <w:p w14:paraId="1DA32BE5" w14:textId="77777777" w:rsidR="00C87B9C" w:rsidRDefault="00C87B9C" w:rsidP="009C6FFA">
      <w:r>
        <w:t>If you’re new to NPM</w:t>
      </w:r>
      <w:ins w:id="52" w:author="Nandita" w:date="2015-06-25T15:08:00Z">
        <w:r w:rsidR="00B333A8">
          <w:t>,</w:t>
        </w:r>
      </w:ins>
      <w:r>
        <w:t xml:space="preserve"> then just know that a screen that looks like this is completely normal.</w:t>
      </w:r>
    </w:p>
    <w:p w14:paraId="17D7AF49" w14:textId="77777777" w:rsidR="00C87B9C" w:rsidRDefault="00C87B9C" w:rsidP="009C6FFA">
      <w:r>
        <w:rPr>
          <w:noProof/>
        </w:rPr>
        <w:lastRenderedPageBreak/>
        <w:drawing>
          <wp:inline distT="0" distB="0" distL="0" distR="0" wp14:anchorId="6A7284B6" wp14:editId="465A3CF1">
            <wp:extent cx="6477000" cy="671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7000" cy="6715125"/>
                    </a:xfrm>
                    <a:prstGeom prst="rect">
                      <a:avLst/>
                    </a:prstGeom>
                  </pic:spPr>
                </pic:pic>
              </a:graphicData>
            </a:graphic>
          </wp:inline>
        </w:drawing>
      </w:r>
    </w:p>
    <w:p w14:paraId="486C34BF" w14:textId="77777777" w:rsidR="00C87B9C" w:rsidRPr="00083290" w:rsidRDefault="00083290" w:rsidP="009C6FFA">
      <w:pPr>
        <w:rPr>
          <w:b/>
        </w:rPr>
      </w:pPr>
      <w:r w:rsidRPr="00083290">
        <w:rPr>
          <w:b/>
        </w:rPr>
        <w:t>TIP: Visual Studio Code</w:t>
      </w:r>
    </w:p>
    <w:p w14:paraId="7A306A2F" w14:textId="77777777" w:rsidR="00C87B9C" w:rsidRDefault="00083290" w:rsidP="009C6FFA">
      <w:r>
        <w:t>Often I want to view a file without having to open an entire Integrated Development Environment like Visual Studio .NET.  It’s just way more than I need to quickly view a file and in fact, often you can’t quickly view a file because VS .NET is so big.</w:t>
      </w:r>
    </w:p>
    <w:p w14:paraId="2E66955F" w14:textId="77777777" w:rsidR="00083290" w:rsidRDefault="00083290" w:rsidP="009C6FFA">
      <w:r>
        <w:t>Download and install Visual Studio Code.  You can use programs like Notepad++ or Sublime as well.</w:t>
      </w:r>
    </w:p>
    <w:p w14:paraId="307D2093" w14:textId="77777777" w:rsidR="00083290" w:rsidRDefault="00083290" w:rsidP="009C6FFA">
      <w:r>
        <w:lastRenderedPageBreak/>
        <w:t>In this case we just installed Gulp globally and locally.  This tutorial is a learning tool so in the spirit of learning, each time I perform an action I’m going to poke around and see what changed.  After installing Gulp I want to see what has changed.</w:t>
      </w:r>
    </w:p>
    <w:p w14:paraId="4B5770AF" w14:textId="77777777" w:rsidR="00083290" w:rsidRDefault="00083290" w:rsidP="009C6FFA">
      <w:r>
        <w:t>Right click the package.json file and open it with your favorite code editor and see the change.</w:t>
      </w:r>
    </w:p>
    <w:p w14:paraId="748AB5C6" w14:textId="77777777" w:rsidR="00083290" w:rsidRDefault="00083290" w:rsidP="009C6FFA">
      <w:r>
        <w:rPr>
          <w:noProof/>
        </w:rPr>
        <w:lastRenderedPageBreak/>
        <w:drawing>
          <wp:inline distT="0" distB="0" distL="0" distR="0" wp14:anchorId="0EE0C8F0" wp14:editId="60895B6E">
            <wp:extent cx="9753600"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53600" cy="7315200"/>
                    </a:xfrm>
                    <a:prstGeom prst="rect">
                      <a:avLst/>
                    </a:prstGeom>
                  </pic:spPr>
                </pic:pic>
              </a:graphicData>
            </a:graphic>
          </wp:inline>
        </w:drawing>
      </w:r>
    </w:p>
    <w:p w14:paraId="086C62B8" w14:textId="77777777" w:rsidR="00083290" w:rsidRDefault="00083290" w:rsidP="009C6FFA">
      <w:r>
        <w:t>Package.json stores it</w:t>
      </w:r>
      <w:del w:id="53" w:author="Nandita" w:date="2015-06-25T15:09:00Z">
        <w:r w:rsidDel="00B333A8">
          <w:delText>’</w:delText>
        </w:r>
      </w:del>
      <w:r>
        <w:t>s information as JSON.  Notice the first several attributes.  These are the values we opted to provide, or</w:t>
      </w:r>
      <w:ins w:id="54" w:author="Nandita" w:date="2015-06-25T15:10:00Z">
        <w:r w:rsidR="00B333A8">
          <w:t>,</w:t>
        </w:r>
      </w:ins>
      <w:r>
        <w:t xml:space="preserve"> in my case</w:t>
      </w:r>
      <w:ins w:id="55" w:author="Nandita" w:date="2015-06-25T15:10:00Z">
        <w:r w:rsidR="00B333A8">
          <w:t>,</w:t>
        </w:r>
      </w:ins>
      <w:r>
        <w:t xml:space="preserve"> not provide. </w:t>
      </w:r>
    </w:p>
    <w:p w14:paraId="4113F500" w14:textId="26467213" w:rsidR="00083290" w:rsidRDefault="00083290" w:rsidP="009C6FFA">
      <w:r>
        <w:lastRenderedPageBreak/>
        <w:t>When we applied the “</w:t>
      </w:r>
      <w:r w:rsidRPr="00083290">
        <w:rPr>
          <w:rFonts w:ascii="Courier New" w:hAnsi="Courier New" w:cs="Courier New"/>
        </w:rPr>
        <w:t>--save-dev</w:t>
      </w:r>
      <w:r>
        <w:t>” options to the NPM install statement</w:t>
      </w:r>
      <w:ins w:id="56" w:author="Nandita" w:date="2015-06-26T15:01:00Z">
        <w:r w:rsidR="00C05F0C">
          <w:t>,</w:t>
        </w:r>
      </w:ins>
      <w:r>
        <w:t xml:space="preserve"> the config was added to the “devDependencies” section.</w:t>
      </w:r>
    </w:p>
    <w:p w14:paraId="35AAD7C5" w14:textId="7792F733" w:rsidR="00083290" w:rsidRDefault="00083290" w:rsidP="009C6FFA">
      <w:r>
        <w:t xml:space="preserve">The package.json file is a part of your code base and should be included/checked-in to source control.  The “node_modules” </w:t>
      </w:r>
      <w:r w:rsidR="00C85D62">
        <w:t>folder</w:t>
      </w:r>
      <w:r>
        <w:t xml:space="preserve"> created by NPM should not be checked in</w:t>
      </w:r>
      <w:ins w:id="57" w:author="Nandita" w:date="2015-06-26T15:01:00Z">
        <w:r w:rsidR="00C05F0C">
          <w:t xml:space="preserve"> </w:t>
        </w:r>
      </w:ins>
      <w:r>
        <w:t xml:space="preserve">to source control.  </w:t>
      </w:r>
    </w:p>
    <w:p w14:paraId="76246114" w14:textId="77777777" w:rsidR="00452EEF" w:rsidRDefault="00083290" w:rsidP="009C6FFA">
      <w:pPr>
        <w:rPr>
          <w:rFonts w:ascii="Courier New" w:hAnsi="Courier New" w:cs="Courier New"/>
        </w:rPr>
      </w:pPr>
      <w:r>
        <w:t>When setting up the development environment on a new machine</w:t>
      </w:r>
      <w:ins w:id="58" w:author="Nandita" w:date="2015-06-25T15:11:00Z">
        <w:r w:rsidR="00F316D7">
          <w:t>,</w:t>
        </w:r>
      </w:ins>
      <w:r>
        <w:t xml:space="preserve"> simply open a command-line to the </w:t>
      </w:r>
      <w:r w:rsidR="00C85D62">
        <w:t>folder</w:t>
      </w:r>
      <w:r>
        <w:t xml:space="preserve"> where package.json resides and type:</w:t>
      </w:r>
      <w:r>
        <w:br/>
      </w:r>
      <w:r w:rsidRPr="00083290">
        <w:rPr>
          <w:rFonts w:ascii="Courier New" w:hAnsi="Courier New" w:cs="Courier New"/>
        </w:rPr>
        <w:t>npm install</w:t>
      </w:r>
    </w:p>
    <w:p w14:paraId="6CAD252A" w14:textId="77777777" w:rsidR="00452EEF" w:rsidRDefault="00452EEF" w:rsidP="00452EEF">
      <w:r>
        <w:t>Or</w:t>
      </w:r>
    </w:p>
    <w:p w14:paraId="4977A17C" w14:textId="77777777" w:rsidR="00452EEF" w:rsidRPr="00452EEF" w:rsidRDefault="00452EEF" w:rsidP="009C6FFA">
      <w:pPr>
        <w:rPr>
          <w:rFonts w:ascii="Courier New" w:hAnsi="Courier New" w:cs="Courier New"/>
        </w:rPr>
      </w:pPr>
      <w:r>
        <w:rPr>
          <w:rFonts w:ascii="Courier New" w:hAnsi="Courier New" w:cs="Courier New"/>
        </w:rPr>
        <w:t>npm update</w:t>
      </w:r>
    </w:p>
    <w:p w14:paraId="0D7AFB2D" w14:textId="77777777" w:rsidR="00083290" w:rsidRDefault="00083290" w:rsidP="009C6FFA">
      <w:r>
        <w:t>NPM will then go download and install all the packages specified in the package.json.</w:t>
      </w:r>
    </w:p>
    <w:p w14:paraId="42029AC1" w14:textId="77777777" w:rsidR="00C2251C" w:rsidRDefault="00C2251C" w:rsidP="009C6FFA">
      <w:pPr>
        <w:rPr>
          <w:rStyle w:val="Hyperlink"/>
        </w:rPr>
      </w:pPr>
      <w:r>
        <w:t xml:space="preserve">For more information on installing </w:t>
      </w:r>
      <w:del w:id="59" w:author="Nandita" w:date="2015-06-25T15:11:00Z">
        <w:r w:rsidDel="00F316D7">
          <w:delText xml:space="preserve">npm </w:delText>
        </w:r>
      </w:del>
      <w:ins w:id="60" w:author="Nandita" w:date="2015-06-25T15:11:00Z">
        <w:r w:rsidR="00F316D7">
          <w:t xml:space="preserve">NPM </w:t>
        </w:r>
      </w:ins>
      <w:r>
        <w:t>packages</w:t>
      </w:r>
      <w:r>
        <w:br/>
      </w:r>
      <w:hyperlink r:id="rId19" w:history="1">
        <w:r w:rsidRPr="00EF1BF6">
          <w:rPr>
            <w:rStyle w:val="Hyperlink"/>
          </w:rPr>
          <w:t>https://docs.npmjs.com/getting-started/installing-npm-packages-locally</w:t>
        </w:r>
      </w:hyperlink>
    </w:p>
    <w:p w14:paraId="78F7BACC" w14:textId="77777777" w:rsidR="009E1E94" w:rsidRDefault="009E1E94" w:rsidP="009C6FFA"/>
    <w:p w14:paraId="52C61866" w14:textId="77777777" w:rsidR="009E1E94" w:rsidRPr="009E1E94" w:rsidRDefault="009E1E94" w:rsidP="009C6FFA">
      <w:pPr>
        <w:rPr>
          <w:b/>
        </w:rPr>
      </w:pPr>
      <w:r w:rsidRPr="009E1E94">
        <w:rPr>
          <w:b/>
        </w:rPr>
        <w:t>Creating the gulpfile.json</w:t>
      </w:r>
    </w:p>
    <w:p w14:paraId="14A2D74D" w14:textId="77777777" w:rsidR="009C6FFA" w:rsidRDefault="009C6FFA" w:rsidP="009C6FFA">
      <w:r>
        <w:t xml:space="preserve">Create a </w:t>
      </w:r>
      <w:r w:rsidR="00325ED6">
        <w:t>text file named</w:t>
      </w:r>
      <w:r>
        <w:t xml:space="preserve"> </w:t>
      </w:r>
      <w:r w:rsidR="00C2251C" w:rsidRPr="00325ED6">
        <w:rPr>
          <w:b/>
        </w:rPr>
        <w:t>gulpfile</w:t>
      </w:r>
      <w:r w:rsidR="00325ED6">
        <w:rPr>
          <w:b/>
        </w:rPr>
        <w:t>.js</w:t>
      </w:r>
      <w:r>
        <w:t xml:space="preserve"> with the following content, in the root of your project.</w:t>
      </w:r>
      <w:r w:rsidR="00FE7CE6">
        <w:t xml:space="preserve"> Add the following scaf</w:t>
      </w:r>
      <w:r w:rsidR="00325ED6">
        <w:t>folding to the new gulpfile.js</w:t>
      </w:r>
      <w:r w:rsidR="00FE7CE6">
        <w:t xml:space="preserve"> file.</w:t>
      </w:r>
    </w:p>
    <w:p w14:paraId="462A5B12" w14:textId="77777777" w:rsidR="00FE7CE6" w:rsidRPr="00FE7CE6" w:rsidRDefault="00FE7CE6" w:rsidP="00FE7CE6">
      <w:pPr>
        <w:rPr>
          <w:rFonts w:ascii="Courier New" w:hAnsi="Courier New" w:cs="Courier New"/>
          <w:sz w:val="20"/>
        </w:rPr>
      </w:pPr>
      <w:r>
        <w:rPr>
          <w:rFonts w:ascii="Courier New" w:hAnsi="Courier New" w:cs="Courier New"/>
          <w:sz w:val="20"/>
        </w:rPr>
        <w:t>var gulp = require('gulp');</w:t>
      </w:r>
    </w:p>
    <w:p w14:paraId="61F4A0EC" w14:textId="77777777" w:rsidR="00FE7CE6" w:rsidRPr="00FE7CE6" w:rsidRDefault="00FE7CE6" w:rsidP="00FE7CE6">
      <w:pPr>
        <w:rPr>
          <w:rFonts w:ascii="Courier New" w:hAnsi="Courier New" w:cs="Courier New"/>
          <w:sz w:val="20"/>
        </w:rPr>
      </w:pPr>
      <w:r w:rsidRPr="00FE7CE6">
        <w:rPr>
          <w:rFonts w:ascii="Courier New" w:hAnsi="Courier New" w:cs="Courier New"/>
          <w:sz w:val="20"/>
        </w:rPr>
        <w:t>gulp.task('default', function() {</w:t>
      </w:r>
    </w:p>
    <w:p w14:paraId="00CE6058" w14:textId="77777777" w:rsidR="00FE7CE6" w:rsidRPr="00FE7CE6" w:rsidRDefault="00FE7CE6" w:rsidP="00FE7CE6">
      <w:pPr>
        <w:rPr>
          <w:rFonts w:ascii="Courier New" w:hAnsi="Courier New" w:cs="Courier New"/>
          <w:sz w:val="20"/>
        </w:rPr>
      </w:pPr>
      <w:r w:rsidRPr="00FE7CE6">
        <w:rPr>
          <w:rFonts w:ascii="Courier New" w:hAnsi="Courier New" w:cs="Courier New"/>
          <w:sz w:val="20"/>
        </w:rPr>
        <w:t xml:space="preserve">  // place code for your default task here</w:t>
      </w:r>
    </w:p>
    <w:p w14:paraId="0852C4F2" w14:textId="77777777" w:rsidR="009C6FFA" w:rsidRDefault="00FE7CE6" w:rsidP="00FE7CE6">
      <w:pPr>
        <w:rPr>
          <w:rFonts w:ascii="Courier New" w:hAnsi="Courier New" w:cs="Courier New"/>
          <w:sz w:val="20"/>
        </w:rPr>
      </w:pPr>
      <w:r w:rsidRPr="00FE7CE6">
        <w:rPr>
          <w:rFonts w:ascii="Courier New" w:hAnsi="Courier New" w:cs="Courier New"/>
          <w:sz w:val="20"/>
        </w:rPr>
        <w:t>});</w:t>
      </w:r>
    </w:p>
    <w:p w14:paraId="6A5A3B80" w14:textId="77777777" w:rsidR="00325ED6" w:rsidRDefault="00325ED6" w:rsidP="00FE7CE6">
      <w:pPr>
        <w:rPr>
          <w:rFonts w:ascii="Courier New" w:hAnsi="Courier New" w:cs="Courier New"/>
          <w:sz w:val="20"/>
        </w:rPr>
      </w:pPr>
      <w:r>
        <w:rPr>
          <w:noProof/>
        </w:rPr>
        <w:lastRenderedPageBreak/>
        <w:drawing>
          <wp:inline distT="0" distB="0" distL="0" distR="0" wp14:anchorId="1085664D" wp14:editId="68B25B8E">
            <wp:extent cx="9753600" cy="731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753600" cy="7315200"/>
                    </a:xfrm>
                    <a:prstGeom prst="rect">
                      <a:avLst/>
                    </a:prstGeom>
                  </pic:spPr>
                </pic:pic>
              </a:graphicData>
            </a:graphic>
          </wp:inline>
        </w:drawing>
      </w:r>
    </w:p>
    <w:p w14:paraId="22A97CB3" w14:textId="77777777" w:rsidR="00325ED6" w:rsidRDefault="00325ED6" w:rsidP="00FE7CE6">
      <w:pPr>
        <w:rPr>
          <w:rFonts w:ascii="Courier New" w:hAnsi="Courier New" w:cs="Courier New"/>
          <w:sz w:val="20"/>
        </w:rPr>
      </w:pPr>
    </w:p>
    <w:p w14:paraId="5B219D11" w14:textId="77777777" w:rsidR="00325ED6" w:rsidRDefault="00325ED6" w:rsidP="00325ED6">
      <w:r>
        <w:t>At this point you can execute Gulp from the command-line.  There are no tasks in the “default” task</w:t>
      </w:r>
      <w:ins w:id="61" w:author="Nandita" w:date="2015-06-25T15:12:00Z">
        <w:r w:rsidR="00F316D7">
          <w:t>,</w:t>
        </w:r>
      </w:ins>
      <w:r>
        <w:t xml:space="preserve"> but Gulp will run.</w:t>
      </w:r>
    </w:p>
    <w:p w14:paraId="33937E4D" w14:textId="77777777" w:rsidR="00325ED6" w:rsidRDefault="00325ED6" w:rsidP="00325ED6">
      <w:r>
        <w:lastRenderedPageBreak/>
        <w:t>At the command-line type “gulp” and press enter.</w:t>
      </w:r>
    </w:p>
    <w:p w14:paraId="3C6123BE" w14:textId="77777777" w:rsidR="00325ED6" w:rsidRPr="00325ED6" w:rsidRDefault="00325ED6" w:rsidP="00325ED6">
      <w:pPr>
        <w:rPr>
          <w:rFonts w:ascii="Courier New" w:hAnsi="Courier New" w:cs="Courier New"/>
        </w:rPr>
      </w:pPr>
      <w:r w:rsidRPr="00325ED6">
        <w:rPr>
          <w:rFonts w:ascii="Courier New" w:hAnsi="Courier New" w:cs="Courier New"/>
        </w:rPr>
        <w:t>gulp</w:t>
      </w:r>
    </w:p>
    <w:p w14:paraId="75A50CB5" w14:textId="77777777" w:rsidR="00325ED6" w:rsidRDefault="003715DE" w:rsidP="00325ED6">
      <w:r>
        <w:rPr>
          <w:noProof/>
        </w:rPr>
        <w:drawing>
          <wp:inline distT="0" distB="0" distL="0" distR="0" wp14:anchorId="1D6F50A6" wp14:editId="52759FA9">
            <wp:extent cx="644842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8425" cy="3267075"/>
                    </a:xfrm>
                    <a:prstGeom prst="rect">
                      <a:avLst/>
                    </a:prstGeom>
                  </pic:spPr>
                </pic:pic>
              </a:graphicData>
            </a:graphic>
          </wp:inline>
        </w:drawing>
      </w:r>
    </w:p>
    <w:p w14:paraId="57E5700B" w14:textId="77777777" w:rsidR="00325ED6" w:rsidRDefault="00325ED6" w:rsidP="00FE7CE6">
      <w:pPr>
        <w:rPr>
          <w:rFonts w:ascii="Courier New" w:hAnsi="Courier New" w:cs="Courier New"/>
          <w:sz w:val="20"/>
        </w:rPr>
      </w:pPr>
    </w:p>
    <w:p w14:paraId="18082C3E" w14:textId="77777777" w:rsidR="00C2251C" w:rsidRDefault="00C00C38" w:rsidP="002C0FE3">
      <w:pPr>
        <w:pStyle w:val="Heading2"/>
      </w:pPr>
      <w:r>
        <w:t xml:space="preserve">GULP Tutorial Part </w:t>
      </w:r>
      <w:r w:rsidR="009B395E">
        <w:t>3</w:t>
      </w:r>
      <w:r>
        <w:t xml:space="preserve"> – </w:t>
      </w:r>
      <w:r w:rsidR="002C0FE3">
        <w:t>Adding Plugins</w:t>
      </w:r>
    </w:p>
    <w:p w14:paraId="0C95FCA0" w14:textId="77777777" w:rsidR="00C2251C" w:rsidRPr="00027102" w:rsidRDefault="002C0FE3" w:rsidP="009C6FFA">
      <w:pPr>
        <w:rPr>
          <w:rFonts w:cs="Courier New"/>
          <w:sz w:val="20"/>
        </w:rPr>
      </w:pPr>
      <w:r w:rsidRPr="00027102">
        <w:rPr>
          <w:rFonts w:cs="Courier New"/>
          <w:sz w:val="20"/>
        </w:rPr>
        <w:t>Plugins provide function to the task runner.</w:t>
      </w:r>
    </w:p>
    <w:p w14:paraId="71093F25" w14:textId="5E4600C9" w:rsidR="00027102" w:rsidRDefault="00E910B5" w:rsidP="009C6FFA">
      <w:pPr>
        <w:rPr>
          <w:rFonts w:cs="Courier New"/>
          <w:sz w:val="20"/>
        </w:rPr>
      </w:pPr>
      <w:r>
        <w:rPr>
          <w:rFonts w:cs="Courier New"/>
          <w:sz w:val="20"/>
        </w:rPr>
        <w:t>Tip</w:t>
      </w:r>
      <w:r w:rsidR="00027102" w:rsidRPr="00027102">
        <w:rPr>
          <w:rFonts w:cs="Courier New"/>
          <w:sz w:val="20"/>
        </w:rPr>
        <w:t xml:space="preserve">: </w:t>
      </w:r>
      <w:r>
        <w:rPr>
          <w:rFonts w:cs="Courier New"/>
          <w:sz w:val="20"/>
        </w:rPr>
        <w:t>When</w:t>
      </w:r>
      <w:r w:rsidR="00027102" w:rsidRPr="00027102">
        <w:rPr>
          <w:rFonts w:cs="Courier New"/>
          <w:sz w:val="20"/>
        </w:rPr>
        <w:t xml:space="preserve"> search</w:t>
      </w:r>
      <w:r>
        <w:rPr>
          <w:rFonts w:cs="Courier New"/>
          <w:sz w:val="20"/>
        </w:rPr>
        <w:t>ing for plugins</w:t>
      </w:r>
      <w:ins w:id="62" w:author="Nandita" w:date="2015-06-26T15:03:00Z">
        <w:r w:rsidR="003F33F8">
          <w:rPr>
            <w:rFonts w:cs="Courier New"/>
            <w:sz w:val="20"/>
          </w:rPr>
          <w:t>,</w:t>
        </w:r>
      </w:ins>
      <w:r>
        <w:rPr>
          <w:rFonts w:cs="Courier New"/>
          <w:sz w:val="20"/>
        </w:rPr>
        <w:t xml:space="preserve"> c</w:t>
      </w:r>
      <w:r w:rsidR="00027102" w:rsidRPr="00027102">
        <w:rPr>
          <w:rFonts w:cs="Courier New"/>
          <w:sz w:val="20"/>
        </w:rPr>
        <w:t>onsider the number of downloads</w:t>
      </w:r>
      <w:r>
        <w:rPr>
          <w:rFonts w:cs="Courier New"/>
          <w:sz w:val="20"/>
        </w:rPr>
        <w:t xml:space="preserve"> the module has on NPM</w:t>
      </w:r>
      <w:r w:rsidR="00027102" w:rsidRPr="00027102">
        <w:rPr>
          <w:rFonts w:cs="Courier New"/>
          <w:sz w:val="20"/>
        </w:rPr>
        <w:t xml:space="preserve"> and activity on </w:t>
      </w:r>
      <w:r w:rsidR="00CD3AD9">
        <w:rPr>
          <w:rFonts w:cs="Courier New"/>
          <w:sz w:val="20"/>
        </w:rPr>
        <w:t>G</w:t>
      </w:r>
      <w:r w:rsidR="00027102" w:rsidRPr="00027102">
        <w:rPr>
          <w:rFonts w:cs="Courier New"/>
          <w:sz w:val="20"/>
        </w:rPr>
        <w:t>ithub.</w:t>
      </w:r>
      <w:r>
        <w:rPr>
          <w:rFonts w:cs="Courier New"/>
          <w:sz w:val="20"/>
        </w:rPr>
        <w:t xml:space="preserve">  These are indicators of how active the community is and how much support you can expect.  You might find a dozen JavaScript minifiers.  Choose the one with the most downloads and most recent activity on Github.</w:t>
      </w:r>
    </w:p>
    <w:p w14:paraId="0AC8510D" w14:textId="77777777" w:rsidR="00992D33" w:rsidRDefault="00992D33" w:rsidP="009C6FFA">
      <w:pPr>
        <w:rPr>
          <w:rFonts w:cs="Courier New"/>
          <w:sz w:val="20"/>
        </w:rPr>
      </w:pPr>
      <w:r>
        <w:rPr>
          <w:rFonts w:cs="Courier New"/>
          <w:sz w:val="20"/>
        </w:rPr>
        <w:t>You can search for plugins here</w:t>
      </w:r>
      <w:r>
        <w:rPr>
          <w:rFonts w:cs="Courier New"/>
          <w:sz w:val="20"/>
        </w:rPr>
        <w:br/>
      </w:r>
      <w:hyperlink r:id="rId22" w:history="1">
        <w:r w:rsidRPr="001870EA">
          <w:rPr>
            <w:rStyle w:val="Hyperlink"/>
            <w:rFonts w:cs="Courier New"/>
            <w:sz w:val="20"/>
          </w:rPr>
          <w:t>http://gulpjs.com/plugins</w:t>
        </w:r>
      </w:hyperlink>
    </w:p>
    <w:p w14:paraId="41DA14B2" w14:textId="3E99036D" w:rsidR="00992D33" w:rsidRDefault="00992D33" w:rsidP="009C6FFA">
      <w:pPr>
        <w:rPr>
          <w:rFonts w:cs="Courier New"/>
          <w:sz w:val="20"/>
        </w:rPr>
      </w:pPr>
      <w:r>
        <w:rPr>
          <w:rFonts w:cs="Courier New"/>
          <w:sz w:val="20"/>
        </w:rPr>
        <w:t>Once you’ve found a plugin</w:t>
      </w:r>
      <w:ins w:id="63" w:author="Nandita" w:date="2015-06-26T15:03:00Z">
        <w:r w:rsidR="003F33F8">
          <w:rPr>
            <w:rFonts w:cs="Courier New"/>
            <w:sz w:val="20"/>
          </w:rPr>
          <w:t>,</w:t>
        </w:r>
      </w:ins>
      <w:del w:id="64" w:author="Nandita" w:date="2015-06-26T15:03:00Z">
        <w:r w:rsidR="00E910B5" w:rsidDel="003F33F8">
          <w:rPr>
            <w:rFonts w:cs="Courier New"/>
            <w:sz w:val="20"/>
          </w:rPr>
          <w:delText>;</w:delText>
        </w:r>
      </w:del>
      <w:r>
        <w:rPr>
          <w:rFonts w:cs="Courier New"/>
          <w:sz w:val="20"/>
        </w:rPr>
        <w:t xml:space="preserve"> navigate to the plugins page.  Here you’ll find general information on how to use the plugin and usually a couple examples to get you </w:t>
      </w:r>
      <w:r w:rsidR="002A4EFB">
        <w:rPr>
          <w:rFonts w:cs="Courier New"/>
          <w:sz w:val="20"/>
        </w:rPr>
        <w:t>started.</w:t>
      </w:r>
    </w:p>
    <w:p w14:paraId="6658DA9C" w14:textId="77777777" w:rsidR="00992D33" w:rsidRPr="00027102" w:rsidRDefault="00992D33" w:rsidP="009C6FFA">
      <w:pPr>
        <w:rPr>
          <w:rFonts w:cs="Courier New"/>
          <w:sz w:val="20"/>
        </w:rPr>
      </w:pPr>
      <w:r>
        <w:rPr>
          <w:noProof/>
        </w:rPr>
        <w:lastRenderedPageBreak/>
        <w:drawing>
          <wp:inline distT="0" distB="0" distL="0" distR="0" wp14:anchorId="057AE872" wp14:editId="57340CEB">
            <wp:extent cx="4671060" cy="56294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3432" cy="5632266"/>
                    </a:xfrm>
                    <a:prstGeom prst="rect">
                      <a:avLst/>
                    </a:prstGeom>
                  </pic:spPr>
                </pic:pic>
              </a:graphicData>
            </a:graphic>
          </wp:inline>
        </w:drawing>
      </w:r>
    </w:p>
    <w:p w14:paraId="79C78CBA" w14:textId="77777777" w:rsidR="002C0FE3" w:rsidRDefault="002C0FE3" w:rsidP="009C6FFA">
      <w:pPr>
        <w:rPr>
          <w:rFonts w:cs="Courier New"/>
          <w:szCs w:val="22"/>
        </w:rPr>
      </w:pPr>
      <w:r w:rsidRPr="00650AB1">
        <w:rPr>
          <w:rFonts w:cs="Courier New"/>
          <w:szCs w:val="22"/>
        </w:rPr>
        <w:t>Install a few useful plugins</w:t>
      </w:r>
      <w:r w:rsidR="00650AB1" w:rsidRPr="00650AB1">
        <w:rPr>
          <w:rFonts w:cs="Courier New"/>
          <w:szCs w:val="22"/>
        </w:rPr>
        <w:t xml:space="preserve"> from the commandline of the root of your project</w:t>
      </w:r>
      <w:r w:rsidRPr="00650AB1">
        <w:rPr>
          <w:rFonts w:cs="Courier New"/>
          <w:szCs w:val="22"/>
        </w:rPr>
        <w:t>.</w:t>
      </w:r>
      <w:r w:rsidR="00E910B5">
        <w:rPr>
          <w:rFonts w:cs="Courier New"/>
          <w:szCs w:val="22"/>
        </w:rPr>
        <w:t xml:space="preserve">  Notice “</w:t>
      </w:r>
      <w:r w:rsidR="00E910B5" w:rsidRPr="002C0FE3">
        <w:rPr>
          <w:rFonts w:ascii="Courier New" w:hAnsi="Courier New" w:cs="Courier New"/>
          <w:sz w:val="20"/>
        </w:rPr>
        <w:t>--save-dev</w:t>
      </w:r>
      <w:r w:rsidR="00E910B5">
        <w:rPr>
          <w:rFonts w:cs="Courier New"/>
          <w:szCs w:val="22"/>
        </w:rPr>
        <w:t>”.  This option includes the plugin in the package.json file.</w:t>
      </w:r>
    </w:p>
    <w:p w14:paraId="776EB7A6" w14:textId="77777777" w:rsidR="00D07CCD" w:rsidRDefault="00D07CCD" w:rsidP="009C6FFA">
      <w:pPr>
        <w:rPr>
          <w:rFonts w:cs="Courier New"/>
          <w:szCs w:val="22"/>
        </w:rPr>
      </w:pPr>
    </w:p>
    <w:p w14:paraId="6D8853B6" w14:textId="0F252F5D" w:rsidR="00E910B5" w:rsidRPr="00650AB1" w:rsidRDefault="00E910B5" w:rsidP="009C6FFA">
      <w:pPr>
        <w:rPr>
          <w:rFonts w:cs="Courier New"/>
          <w:szCs w:val="22"/>
        </w:rPr>
      </w:pPr>
      <w:r>
        <w:rPr>
          <w:rFonts w:cs="Courier New"/>
          <w:szCs w:val="22"/>
        </w:rPr>
        <w:t xml:space="preserve">You’ve already installed </w:t>
      </w:r>
      <w:ins w:id="65" w:author="Nandita" w:date="2015-06-26T15:04:00Z">
        <w:r w:rsidR="003F33F8">
          <w:rPr>
            <w:rFonts w:cs="Courier New"/>
            <w:szCs w:val="22"/>
          </w:rPr>
          <w:t>G</w:t>
        </w:r>
      </w:ins>
      <w:del w:id="66" w:author="Nandita" w:date="2015-06-26T15:04:00Z">
        <w:r w:rsidDel="003F33F8">
          <w:rPr>
            <w:rFonts w:cs="Courier New"/>
            <w:szCs w:val="22"/>
          </w:rPr>
          <w:delText>g</w:delText>
        </w:r>
      </w:del>
      <w:r>
        <w:rPr>
          <w:rFonts w:cs="Courier New"/>
          <w:szCs w:val="22"/>
        </w:rPr>
        <w:t>ulp.</w:t>
      </w:r>
    </w:p>
    <w:p w14:paraId="2200696D" w14:textId="77777777" w:rsidR="002C0FE3" w:rsidRDefault="002C0FE3" w:rsidP="002C0FE3">
      <w:pPr>
        <w:rPr>
          <w:rFonts w:ascii="Courier New" w:hAnsi="Courier New" w:cs="Courier New"/>
          <w:sz w:val="20"/>
        </w:rPr>
      </w:pPr>
      <w:r w:rsidRPr="002C0FE3">
        <w:rPr>
          <w:rFonts w:ascii="Courier New" w:hAnsi="Courier New" w:cs="Courier New"/>
          <w:sz w:val="20"/>
        </w:rPr>
        <w:t xml:space="preserve">npm install </w:t>
      </w:r>
      <w:r>
        <w:rPr>
          <w:rFonts w:ascii="Courier New" w:hAnsi="Courier New" w:cs="Courier New"/>
          <w:sz w:val="20"/>
        </w:rPr>
        <w:t>gulp</w:t>
      </w:r>
      <w:r w:rsidRPr="002C0FE3">
        <w:rPr>
          <w:rFonts w:ascii="Courier New" w:hAnsi="Courier New" w:cs="Courier New"/>
          <w:sz w:val="20"/>
        </w:rPr>
        <w:t xml:space="preserve"> --save-dev</w:t>
      </w:r>
    </w:p>
    <w:p w14:paraId="04D93B44" w14:textId="77777777" w:rsidR="00D07CCD" w:rsidRDefault="00D07CCD" w:rsidP="00E910B5"/>
    <w:p w14:paraId="1CC349D1" w14:textId="77777777" w:rsidR="00E910B5" w:rsidRPr="002C0FE3" w:rsidRDefault="00E910B5" w:rsidP="00E910B5">
      <w:r>
        <w:t xml:space="preserve">Go ahead and install a couple more.  </w:t>
      </w:r>
      <w:r w:rsidRPr="00E910B5">
        <w:rPr>
          <w:i/>
        </w:rPr>
        <w:t>(Just for fun)</w:t>
      </w:r>
    </w:p>
    <w:p w14:paraId="0AF38D8D" w14:textId="77777777" w:rsidR="002C0FE3" w:rsidRPr="002C0FE3" w:rsidRDefault="002C0FE3" w:rsidP="009C6FFA">
      <w:pPr>
        <w:rPr>
          <w:rFonts w:ascii="Courier New" w:hAnsi="Courier New" w:cs="Courier New"/>
          <w:sz w:val="20"/>
        </w:rPr>
      </w:pPr>
      <w:r w:rsidRPr="002C0FE3">
        <w:rPr>
          <w:rFonts w:ascii="Courier New" w:hAnsi="Courier New" w:cs="Courier New"/>
          <w:sz w:val="20"/>
        </w:rPr>
        <w:t>npm install gulp-uglify --save-dev</w:t>
      </w:r>
    </w:p>
    <w:p w14:paraId="3C8A1DA9" w14:textId="77777777" w:rsidR="002C0FE3" w:rsidRPr="002C0FE3" w:rsidRDefault="002C0FE3" w:rsidP="00E910B5">
      <w:pPr>
        <w:rPr>
          <w:rFonts w:ascii="Courier New" w:hAnsi="Courier New" w:cs="Courier New"/>
          <w:sz w:val="20"/>
        </w:rPr>
      </w:pPr>
      <w:r w:rsidRPr="002C0FE3">
        <w:rPr>
          <w:rFonts w:ascii="Courier New" w:hAnsi="Courier New" w:cs="Courier New"/>
          <w:sz w:val="20"/>
        </w:rPr>
        <w:lastRenderedPageBreak/>
        <w:t>npm install gulp-rename --save-dev</w:t>
      </w:r>
    </w:p>
    <w:p w14:paraId="19A0A228" w14:textId="77777777" w:rsidR="002C0FE3" w:rsidRDefault="002C0FE3" w:rsidP="009C6FFA">
      <w:pPr>
        <w:rPr>
          <w:rFonts w:ascii="Courier New" w:hAnsi="Courier New" w:cs="Courier New"/>
          <w:sz w:val="20"/>
        </w:rPr>
      </w:pPr>
      <w:r w:rsidRPr="002C0FE3">
        <w:rPr>
          <w:rFonts w:ascii="Courier New" w:hAnsi="Courier New" w:cs="Courier New"/>
          <w:sz w:val="20"/>
        </w:rPr>
        <w:t xml:space="preserve">npm install </w:t>
      </w:r>
      <w:r>
        <w:rPr>
          <w:rFonts w:ascii="Courier New" w:hAnsi="Courier New" w:cs="Courier New"/>
          <w:sz w:val="20"/>
        </w:rPr>
        <w:t>gulp-sourcemaps</w:t>
      </w:r>
      <w:r w:rsidRPr="002C0FE3">
        <w:rPr>
          <w:rFonts w:ascii="Courier New" w:hAnsi="Courier New" w:cs="Courier New"/>
          <w:sz w:val="20"/>
        </w:rPr>
        <w:t xml:space="preserve"> --save-dev</w:t>
      </w:r>
    </w:p>
    <w:p w14:paraId="42799021" w14:textId="77777777" w:rsidR="002C0FE3" w:rsidRDefault="002C0FE3" w:rsidP="002C0FE3"/>
    <w:p w14:paraId="4C9B1349" w14:textId="77777777" w:rsidR="00DD107C" w:rsidRDefault="00DD107C" w:rsidP="002C0FE3">
      <w:r>
        <w:t>Viewing the package.json with VSC</w:t>
      </w:r>
      <w:ins w:id="67" w:author="Nandita" w:date="2015-06-25T15:14:00Z">
        <w:r w:rsidR="00F316D7">
          <w:t>,</w:t>
        </w:r>
      </w:ins>
      <w:r>
        <w:t xml:space="preserve"> you’ll notice the new plugin configurations are saved.</w:t>
      </w:r>
    </w:p>
    <w:p w14:paraId="743FB46E" w14:textId="77777777" w:rsidR="00DD107C" w:rsidRDefault="00DD107C" w:rsidP="002C0FE3">
      <w:r>
        <w:rPr>
          <w:noProof/>
        </w:rPr>
        <w:lastRenderedPageBreak/>
        <w:drawing>
          <wp:inline distT="0" distB="0" distL="0" distR="0" wp14:anchorId="02E0735C" wp14:editId="77B637AE">
            <wp:extent cx="97536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53600" cy="7315200"/>
                    </a:xfrm>
                    <a:prstGeom prst="rect">
                      <a:avLst/>
                    </a:prstGeom>
                  </pic:spPr>
                </pic:pic>
              </a:graphicData>
            </a:graphic>
          </wp:inline>
        </w:drawing>
      </w:r>
    </w:p>
    <w:p w14:paraId="4AF9C2CB" w14:textId="77777777" w:rsidR="00DD107C" w:rsidRDefault="00DD107C" w:rsidP="002C0FE3"/>
    <w:p w14:paraId="6AB2AFB3" w14:textId="77777777" w:rsidR="00DD107C" w:rsidRDefault="00DD107C" w:rsidP="002C0FE3"/>
    <w:p w14:paraId="640B4A94" w14:textId="77777777" w:rsidR="00634726" w:rsidRPr="00634726" w:rsidRDefault="002C0FE3" w:rsidP="00634726">
      <w:r>
        <w:lastRenderedPageBreak/>
        <w:t>To add these plugins to your gulp implementation</w:t>
      </w:r>
      <w:ins w:id="68" w:author="Nandita" w:date="2015-06-25T15:14:00Z">
        <w:r w:rsidR="00C01FEF">
          <w:t>,</w:t>
        </w:r>
      </w:ins>
      <w:r>
        <w:t xml:space="preserve"> a</w:t>
      </w:r>
      <w:r w:rsidR="00634726">
        <w:t>dd</w:t>
      </w:r>
      <w:r>
        <w:t xml:space="preserve"> </w:t>
      </w:r>
      <w:r w:rsidR="00634726">
        <w:t>the new plugins</w:t>
      </w:r>
      <w:r>
        <w:t xml:space="preserve"> to your gulpfile.js.</w:t>
      </w:r>
    </w:p>
    <w:p w14:paraId="203906D4" w14:textId="77777777"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var gulp = require('gulp')</w:t>
      </w:r>
    </w:p>
    <w:p w14:paraId="46C7BE8B" w14:textId="77777777"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uglify                = require('gulp-uglify')</w:t>
      </w:r>
    </w:p>
    <w:p w14:paraId="77E5B7EE" w14:textId="77777777"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rename                = require('gulp-rename')</w:t>
      </w:r>
    </w:p>
    <w:p w14:paraId="42CE12B5" w14:textId="77777777"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sourcemaps            = require('gulp-sourcemaps')</w:t>
      </w:r>
    </w:p>
    <w:p w14:paraId="76B07D4C" w14:textId="77777777" w:rsidR="00634726" w:rsidRPr="00634726" w:rsidRDefault="00634726" w:rsidP="00634726">
      <w:pPr>
        <w:spacing w:before="0" w:after="0"/>
        <w:rPr>
          <w:rFonts w:ascii="Courier New" w:hAnsi="Courier New" w:cs="Courier New"/>
          <w:sz w:val="20"/>
        </w:rPr>
      </w:pPr>
      <w:r>
        <w:rPr>
          <w:rFonts w:ascii="Courier New" w:hAnsi="Courier New" w:cs="Courier New"/>
          <w:sz w:val="20"/>
        </w:rPr>
        <w:t>;</w:t>
      </w:r>
    </w:p>
    <w:p w14:paraId="6BC3BAC0" w14:textId="77777777" w:rsidR="00634726" w:rsidRPr="00634726" w:rsidRDefault="00634726" w:rsidP="00634726">
      <w:pPr>
        <w:rPr>
          <w:rFonts w:ascii="Courier New" w:hAnsi="Courier New" w:cs="Courier New"/>
          <w:sz w:val="20"/>
        </w:rPr>
      </w:pPr>
      <w:r w:rsidRPr="00634726">
        <w:rPr>
          <w:rFonts w:ascii="Courier New" w:hAnsi="Courier New" w:cs="Courier New"/>
          <w:sz w:val="20"/>
        </w:rPr>
        <w:t>gulp.task('default', function() {</w:t>
      </w:r>
    </w:p>
    <w:p w14:paraId="4EE0588D" w14:textId="77777777" w:rsidR="00634726" w:rsidRPr="00634726" w:rsidRDefault="00634726" w:rsidP="00634726">
      <w:pPr>
        <w:rPr>
          <w:rFonts w:ascii="Courier New" w:hAnsi="Courier New" w:cs="Courier New"/>
          <w:sz w:val="20"/>
        </w:rPr>
      </w:pPr>
      <w:r w:rsidRPr="00634726">
        <w:rPr>
          <w:rFonts w:ascii="Courier New" w:hAnsi="Courier New" w:cs="Courier New"/>
          <w:sz w:val="20"/>
        </w:rPr>
        <w:t xml:space="preserve">  // place code for your default task here</w:t>
      </w:r>
    </w:p>
    <w:p w14:paraId="0FB1FC5B" w14:textId="77777777" w:rsidR="002565DE" w:rsidRDefault="00634726" w:rsidP="009C6FFA">
      <w:pPr>
        <w:rPr>
          <w:rFonts w:ascii="Courier New" w:hAnsi="Courier New" w:cs="Courier New"/>
          <w:sz w:val="20"/>
        </w:rPr>
      </w:pPr>
      <w:r w:rsidRPr="00634726">
        <w:rPr>
          <w:rFonts w:ascii="Courier New" w:hAnsi="Courier New" w:cs="Courier New"/>
          <w:sz w:val="20"/>
        </w:rPr>
        <w:t>});</w:t>
      </w:r>
    </w:p>
    <w:p w14:paraId="3A2AEE73" w14:textId="77777777" w:rsidR="00853E36" w:rsidRPr="00853E36" w:rsidRDefault="00853E36" w:rsidP="009C6FFA">
      <w:pPr>
        <w:rPr>
          <w:rFonts w:ascii="Courier New" w:hAnsi="Courier New" w:cs="Courier New"/>
          <w:sz w:val="20"/>
        </w:rPr>
      </w:pPr>
    </w:p>
    <w:p w14:paraId="1C0A7EE2" w14:textId="77777777" w:rsidR="00660691" w:rsidRPr="00F838D8" w:rsidRDefault="00660691" w:rsidP="009C6FFA">
      <w:pPr>
        <w:rPr>
          <w:b/>
        </w:rPr>
      </w:pPr>
      <w:r w:rsidRPr="00F838D8">
        <w:rPr>
          <w:b/>
        </w:rPr>
        <w:t>Syntax for creating a task</w:t>
      </w:r>
    </w:p>
    <w:p w14:paraId="59B2540E" w14:textId="77777777" w:rsidR="00660691" w:rsidRDefault="00660691" w:rsidP="009C6FFA">
      <w:pPr>
        <w:rPr>
          <w:rFonts w:ascii="Courier New" w:hAnsi="Courier New" w:cs="Courier New"/>
        </w:rPr>
      </w:pPr>
      <w:r>
        <w:rPr>
          <w:rFonts w:ascii="Courier New" w:hAnsi="Courier New" w:cs="Courier New"/>
        </w:rPr>
        <w:t>Gulp.task([task-name], function() {</w:t>
      </w:r>
    </w:p>
    <w:p w14:paraId="294F8084" w14:textId="77777777" w:rsidR="00660691" w:rsidRDefault="00660691" w:rsidP="009C6FFA">
      <w:pPr>
        <w:rPr>
          <w:rFonts w:ascii="Courier New" w:hAnsi="Courier New" w:cs="Courier New"/>
        </w:rPr>
      </w:pPr>
      <w:r>
        <w:rPr>
          <w:rFonts w:ascii="Courier New" w:hAnsi="Courier New" w:cs="Courier New"/>
        </w:rPr>
        <w:tab/>
        <w:t>Return gulp.src([glob-array]</w:t>
      </w:r>
    </w:p>
    <w:p w14:paraId="6A022337" w14:textId="77777777"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.pipe([your-plugin])</w:t>
      </w:r>
    </w:p>
    <w:p w14:paraId="6F0DD7F5" w14:textId="77777777"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.pipe([another-plugin])</w:t>
      </w:r>
    </w:p>
    <w:p w14:paraId="0122D030" w14:textId="77777777"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.pipe(gulp.dest(dist));</w:t>
      </w:r>
    </w:p>
    <w:p w14:paraId="2F99706B" w14:textId="77777777" w:rsidR="00660691" w:rsidRDefault="00660691" w:rsidP="009C6FFA">
      <w:pPr>
        <w:rPr>
          <w:rFonts w:ascii="Courier New" w:hAnsi="Courier New" w:cs="Courier New"/>
        </w:rPr>
      </w:pPr>
      <w:r>
        <w:rPr>
          <w:rFonts w:ascii="Courier New" w:hAnsi="Courier New" w:cs="Courier New"/>
        </w:rPr>
        <w:t>});</w:t>
      </w:r>
    </w:p>
    <w:p w14:paraId="2C7A8E71" w14:textId="77777777" w:rsidR="00660691" w:rsidRDefault="00660691" w:rsidP="009C6FFA">
      <w:pPr>
        <w:rPr>
          <w:rFonts w:ascii="Courier New" w:hAnsi="Courier New" w:cs="Courier New"/>
        </w:rPr>
      </w:pPr>
    </w:p>
    <w:p w14:paraId="74B754A9" w14:textId="32EAB99D" w:rsidR="00227470" w:rsidRDefault="00227470" w:rsidP="00227470">
      <w:r>
        <w:t>Notice the “function” keyword.  One of the more significant differences between Gulp and Grunt is configuration versus code.  Gulp subscribes to a “code” approach while Grunt subscribes to “configuration”.</w:t>
      </w:r>
      <w:r w:rsidR="00453333">
        <w:t xml:space="preserve"> </w:t>
      </w:r>
    </w:p>
    <w:p w14:paraId="3837C427" w14:textId="77777777" w:rsidR="00453333" w:rsidRDefault="00453333" w:rsidP="00227470"/>
    <w:p w14:paraId="4E6CEBDA" w14:textId="102730CE" w:rsidR="00650AB1" w:rsidRDefault="00650AB1" w:rsidP="00650AB1">
      <w:pPr>
        <w:pStyle w:val="Heading2"/>
      </w:pPr>
      <w:r>
        <w:t xml:space="preserve">GULP TUTORIAL PART </w:t>
      </w:r>
      <w:ins w:id="69" w:author="Nandita" w:date="2015-06-26T13:07:00Z">
        <w:r w:rsidR="00315DC5">
          <w:t>4</w:t>
        </w:r>
      </w:ins>
      <w:del w:id="70" w:author="Nandita" w:date="2015-06-26T13:07:00Z">
        <w:r w:rsidR="00936B24" w:rsidDel="00315DC5">
          <w:delText>5</w:delText>
        </w:r>
      </w:del>
      <w:r>
        <w:t xml:space="preserve"> – Sequence and Parallel task processing</w:t>
      </w:r>
    </w:p>
    <w:p w14:paraId="43A0E250" w14:textId="4C473C3E" w:rsidR="008774C3" w:rsidRDefault="008774C3" w:rsidP="00C00C38">
      <w:r>
        <w:t>The ability to execute Gulp task</w:t>
      </w:r>
      <w:ins w:id="71" w:author="Nandita" w:date="2015-06-25T15:15:00Z">
        <w:r w:rsidR="00FF02AC">
          <w:t>s</w:t>
        </w:r>
      </w:ins>
      <w:r>
        <w:t xml:space="preserve"> in sequence and parallel is still a moving target.  By default</w:t>
      </w:r>
      <w:ins w:id="72" w:author="Nandita" w:date="2015-06-26T15:05:00Z">
        <w:r w:rsidR="00CE059F">
          <w:t>,</w:t>
        </w:r>
      </w:ins>
      <w:r>
        <w:t xml:space="preserve"> Gulp leans toward executing all task</w:t>
      </w:r>
      <w:ins w:id="73" w:author="Nandita" w:date="2015-06-25T15:15:00Z">
        <w:r w:rsidR="00FF02AC">
          <w:t>s</w:t>
        </w:r>
      </w:ins>
      <w:r>
        <w:t xml:space="preserve"> in parallel because that is the more performant approach.  </w:t>
      </w:r>
    </w:p>
    <w:p w14:paraId="0E16E1EB" w14:textId="63DEEE43" w:rsidR="00F02619" w:rsidRDefault="00F02619" w:rsidP="00C00C38">
      <w:r>
        <w:t>The option I chose was “run-sequence”.  I chose this after battling with the other options.  The Gulp 4 release should resolve many of the issues I struggled with.</w:t>
      </w:r>
    </w:p>
    <w:p w14:paraId="1EE5B975" w14:textId="77777777" w:rsidR="001B4491" w:rsidRDefault="001B4491" w:rsidP="00C00C38">
      <w:r>
        <w:t>We have not yet created tasks but in preparation</w:t>
      </w:r>
      <w:ins w:id="74" w:author="Nandita" w:date="2015-06-25T15:16:00Z">
        <w:r w:rsidR="00FF02AC">
          <w:t>,</w:t>
        </w:r>
      </w:ins>
      <w:r>
        <w:t xml:space="preserve"> install this plug-in.</w:t>
      </w:r>
    </w:p>
    <w:p w14:paraId="6E08831C" w14:textId="77777777" w:rsidR="00206BDC" w:rsidRDefault="00206BDC" w:rsidP="00912771">
      <w:pPr>
        <w:rPr>
          <w:rFonts w:cs="Courier New"/>
        </w:rPr>
      </w:pPr>
    </w:p>
    <w:p w14:paraId="579ABF8F" w14:textId="77777777" w:rsidR="00206BDC" w:rsidRPr="00206BDC" w:rsidRDefault="00206BDC" w:rsidP="00912771">
      <w:pPr>
        <w:rPr>
          <w:rFonts w:cs="Courier New"/>
          <w:b/>
        </w:rPr>
      </w:pPr>
      <w:r w:rsidRPr="00206BDC">
        <w:rPr>
          <w:rFonts w:cs="Courier New"/>
          <w:b/>
        </w:rPr>
        <w:t>From the command-line install</w:t>
      </w:r>
    </w:p>
    <w:p w14:paraId="66B3AA7D" w14:textId="77777777" w:rsidR="00912771" w:rsidRPr="002510FB" w:rsidRDefault="00912771" w:rsidP="00912771">
      <w:pPr>
        <w:rPr>
          <w:rFonts w:ascii="Courier New" w:hAnsi="Courier New" w:cs="Courier New"/>
        </w:rPr>
      </w:pPr>
      <w:r w:rsidRPr="002510FB">
        <w:rPr>
          <w:rFonts w:ascii="Courier New" w:hAnsi="Courier New" w:cs="Courier New"/>
        </w:rPr>
        <w:lastRenderedPageBreak/>
        <w:t xml:space="preserve">npm install </w:t>
      </w:r>
      <w:r>
        <w:rPr>
          <w:rFonts w:ascii="Courier New" w:hAnsi="Courier New" w:cs="Courier New"/>
        </w:rPr>
        <w:t>run-sequence</w:t>
      </w:r>
      <w:r w:rsidRPr="002510FB">
        <w:rPr>
          <w:rFonts w:ascii="Courier New" w:hAnsi="Courier New" w:cs="Courier New"/>
        </w:rPr>
        <w:t xml:space="preserve"> --save-dev</w:t>
      </w:r>
    </w:p>
    <w:p w14:paraId="15A05993" w14:textId="77777777" w:rsidR="00206BDC" w:rsidRDefault="00206BDC" w:rsidP="00C00C38">
      <w:pPr>
        <w:rPr>
          <w:rFonts w:cs="Courier New"/>
        </w:rPr>
      </w:pPr>
    </w:p>
    <w:p w14:paraId="43991FEA" w14:textId="77777777" w:rsidR="00206BDC" w:rsidRPr="00D63E48" w:rsidRDefault="00206BDC" w:rsidP="00C00C38">
      <w:pPr>
        <w:rPr>
          <w:rFonts w:cs="Courier New"/>
          <w:b/>
        </w:rPr>
      </w:pPr>
      <w:r w:rsidRPr="00D63E48">
        <w:rPr>
          <w:rFonts w:cs="Courier New"/>
          <w:b/>
        </w:rPr>
        <w:t>Add</w:t>
      </w:r>
      <w:r w:rsidR="00D63E48" w:rsidRPr="00D63E48">
        <w:rPr>
          <w:rFonts w:cs="Courier New"/>
          <w:b/>
        </w:rPr>
        <w:t xml:space="preserve"> the</w:t>
      </w:r>
      <w:r w:rsidRPr="00D63E48">
        <w:rPr>
          <w:rFonts w:cs="Courier New"/>
          <w:b/>
        </w:rPr>
        <w:t xml:space="preserve"> module to</w:t>
      </w:r>
      <w:r w:rsidR="00D63E48" w:rsidRPr="00D63E48">
        <w:rPr>
          <w:rFonts w:cs="Courier New"/>
          <w:b/>
        </w:rPr>
        <w:t xml:space="preserve"> the</w:t>
      </w:r>
      <w:r w:rsidRPr="00D63E48">
        <w:rPr>
          <w:rFonts w:cs="Courier New"/>
          <w:b/>
        </w:rPr>
        <w:t xml:space="preserve"> gulp file</w:t>
      </w:r>
    </w:p>
    <w:p w14:paraId="646A20BC" w14:textId="77777777" w:rsidR="001B4491" w:rsidRPr="001B4491" w:rsidRDefault="00912771" w:rsidP="00C00C38">
      <w:pPr>
        <w:rPr>
          <w:rFonts w:cs="Courier New"/>
        </w:rPr>
      </w:pPr>
      <w:r w:rsidRPr="00366F5F">
        <w:rPr>
          <w:rFonts w:ascii="Courier New" w:hAnsi="Courier New" w:cs="Courier New"/>
        </w:rPr>
        <w:t>, runSequence = require('run-sequence')</w:t>
      </w:r>
    </w:p>
    <w:p w14:paraId="5676A623" w14:textId="77777777" w:rsidR="001B4491" w:rsidRDefault="001B4491" w:rsidP="00C00C38"/>
    <w:p w14:paraId="20D05E64" w14:textId="77777777" w:rsidR="0033178F" w:rsidRDefault="008066E0" w:rsidP="00C00C38">
      <w:r>
        <w:t xml:space="preserve">All tasks created in this tutorial will have no other dependencies except the tasks we execute via the Gulp default task.  The </w:t>
      </w:r>
      <w:r w:rsidRPr="008066E0">
        <w:rPr>
          <w:b/>
        </w:rPr>
        <w:t>runSequence</w:t>
      </w:r>
      <w:r>
        <w:t xml:space="preserve"> function will manage our dependencies.</w:t>
      </w:r>
      <w:r w:rsidR="001433D7">
        <w:t xml:space="preserve">  Creating dependencies is a simple option provided by Gulp but this causes tight coupling between tasks.  </w:t>
      </w:r>
    </w:p>
    <w:p w14:paraId="74C1D55A" w14:textId="77777777" w:rsidR="008066E0" w:rsidRDefault="001433D7" w:rsidP="00C00C38">
      <w:r>
        <w:t>For instance, before optimizing files</w:t>
      </w:r>
      <w:ins w:id="75" w:author="Nandita" w:date="2015-06-25T15:17:00Z">
        <w:r w:rsidR="00FF02AC">
          <w:t>,</w:t>
        </w:r>
      </w:ins>
      <w:r>
        <w:t xml:space="preserve"> we will clean out the distribution folder and then copy optimized files</w:t>
      </w:r>
      <w:r w:rsidR="0033178F">
        <w:t xml:space="preserve"> back to it</w:t>
      </w:r>
      <w:r>
        <w:t xml:space="preserve">.  During development, however, cleaning the distribution </w:t>
      </w:r>
      <w:r w:rsidR="00C85D62">
        <w:t>folder</w:t>
      </w:r>
      <w:r>
        <w:t xml:space="preserve"> breaks when all files are not copied and optimized</w:t>
      </w:r>
      <w:r w:rsidR="0033178F">
        <w:t xml:space="preserve"> back to it</w:t>
      </w:r>
      <w:r>
        <w:t xml:space="preserve">.  </w:t>
      </w:r>
      <w:r w:rsidR="0033178F">
        <w:t>An</w:t>
      </w:r>
      <w:r>
        <w:t xml:space="preserve"> attempt to copy and optimize </w:t>
      </w:r>
      <w:r w:rsidR="0033178F">
        <w:t>every file</w:t>
      </w:r>
      <w:r>
        <w:t xml:space="preserve"> would cause a delay during development.</w:t>
      </w:r>
    </w:p>
    <w:p w14:paraId="4B22D249" w14:textId="77777777" w:rsidR="001433D7" w:rsidRDefault="001433D7" w:rsidP="00C00C38">
      <w:commentRangeStart w:id="76"/>
      <w:r>
        <w:t>To resolve this</w:t>
      </w:r>
      <w:ins w:id="77" w:author="Nandita" w:date="2015-06-25T15:18:00Z">
        <w:r w:rsidR="00FF02AC">
          <w:t>,</w:t>
        </w:r>
      </w:ins>
      <w:r>
        <w:t xml:space="preserve"> we will not tightly couple tasks</w:t>
      </w:r>
      <w:ins w:id="78" w:author="Nandita" w:date="2015-06-25T15:18:00Z">
        <w:r w:rsidR="00FF02AC">
          <w:t>,</w:t>
        </w:r>
      </w:ins>
      <w:r>
        <w:t xml:space="preserve"> allowing all tasks to be executed when Gulp is run</w:t>
      </w:r>
      <w:ins w:id="79" w:author="Nandita" w:date="2015-06-25T15:18:00Z">
        <w:r w:rsidR="00FF02AC">
          <w:t>,</w:t>
        </w:r>
      </w:ins>
      <w:r>
        <w:t xml:space="preserve"> but only the changes files are executed against when watching files during development.</w:t>
      </w:r>
      <w:commentRangeEnd w:id="76"/>
      <w:r w:rsidR="00FF02AC">
        <w:rPr>
          <w:rStyle w:val="CommentReference"/>
        </w:rPr>
        <w:commentReference w:id="76"/>
      </w:r>
    </w:p>
    <w:p w14:paraId="11EA0646" w14:textId="2C9298D5" w:rsidR="008066E0" w:rsidRDefault="0033178F" w:rsidP="00C00C38">
      <w:r>
        <w:t>Another</w:t>
      </w:r>
      <w:r w:rsidR="008066E0">
        <w:t xml:space="preserve"> example</w:t>
      </w:r>
      <w:r>
        <w:t xml:space="preserve"> where sequence matters</w:t>
      </w:r>
      <w:r w:rsidR="008066E0">
        <w:t xml:space="preserve"> is how JavaScript</w:t>
      </w:r>
      <w:r>
        <w:t xml:space="preserve"> is optimized</w:t>
      </w:r>
      <w:r w:rsidR="008066E0">
        <w:t>.  Some JavaScript is found in *.js files while other JavaScript is found after the compilation of TypeScript down to JavaScript.  To minify and optimize JavaScript effectively</w:t>
      </w:r>
      <w:ins w:id="80" w:author="Nandita" w:date="2015-06-25T15:19:00Z">
        <w:r w:rsidR="00A04B12">
          <w:t>,</w:t>
        </w:r>
      </w:ins>
      <w:r w:rsidR="008066E0">
        <w:t xml:space="preserve"> it’s better to perform the JavaScript </w:t>
      </w:r>
      <w:r w:rsidR="008066E0" w:rsidRPr="008066E0">
        <w:rPr>
          <w:b/>
        </w:rPr>
        <w:t>Uglify</w:t>
      </w:r>
      <w:r w:rsidR="008066E0">
        <w:t xml:space="preserve"> after the *.ts, TypeScript, files have been transpiled.  So a dependency exists between TypeScript and JavaScript.</w:t>
      </w:r>
    </w:p>
    <w:p w14:paraId="59FF7768" w14:textId="77777777" w:rsidR="008066E0" w:rsidRDefault="008066E0" w:rsidP="00C00C38"/>
    <w:p w14:paraId="3894B1AA" w14:textId="77777777" w:rsidR="008066E0" w:rsidRDefault="008066E0" w:rsidP="00C00C38">
      <w:r>
        <w:t xml:space="preserve">We can accomplish this with </w:t>
      </w:r>
      <w:r w:rsidRPr="008066E0">
        <w:rPr>
          <w:b/>
        </w:rPr>
        <w:t>runSequence()</w:t>
      </w:r>
      <w:r>
        <w:t>.</w:t>
      </w:r>
    </w:p>
    <w:p w14:paraId="3B709B47" w14:textId="77777777" w:rsidR="008066E0" w:rsidRDefault="008066E0" w:rsidP="00C00C38"/>
    <w:p w14:paraId="6A01C86F" w14:textId="58659724" w:rsidR="00215288" w:rsidRPr="005E1A4C" w:rsidRDefault="0033178F" w:rsidP="00C00C38">
      <w:pPr>
        <w:rPr>
          <w:i/>
        </w:rPr>
      </w:pPr>
      <w:r>
        <w:t xml:space="preserve">Here is what a default task might look </w:t>
      </w:r>
      <w:ins w:id="81" w:author="Nandita" w:date="2015-06-26T15:08:00Z">
        <w:r w:rsidR="005E6566">
          <w:t xml:space="preserve">like </w:t>
        </w:r>
      </w:ins>
      <w:r>
        <w:t>when using the runSequence function to manage tasks.</w:t>
      </w:r>
      <w:r w:rsidR="005E1A4C">
        <w:br/>
      </w:r>
      <w:r w:rsidR="005E1A4C">
        <w:rPr>
          <w:i/>
        </w:rPr>
        <w:t>(Don’t add this code)</w:t>
      </w:r>
    </w:p>
    <w:p w14:paraId="61733BC4"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gulp.task('default', function() { runSequence('clean-dist',</w:t>
      </w:r>
    </w:p>
    <w:p w14:paraId="1CC8A832"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'annotate',</w:t>
      </w:r>
    </w:p>
    <w:p w14:paraId="58E93F68"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'copy',</w:t>
      </w:r>
    </w:p>
    <w:p w14:paraId="0732704C"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['coreservices', 'routeconfig', 'sass', 'tscompile', 'libs', 'grunt-merge-json:menu', </w:t>
      </w:r>
    </w:p>
    <w:p w14:paraId="350ABC39"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'tslint', 'jshint', 'minifyhtml', 'minifyimage'],</w:t>
      </w:r>
    </w:p>
    <w:p w14:paraId="77E39B6A"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['uglifyalljs', 'minifycss'],</w:t>
      </w:r>
    </w:p>
    <w:p w14:paraId="71CE2100"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'watch'</w:t>
      </w:r>
    </w:p>
    <w:p w14:paraId="0BD4E1A2"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
    <w:p w14:paraId="00E0B53C" w14:textId="77777777"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w:t>
      </w:r>
    </w:p>
    <w:p w14:paraId="479566CF" w14:textId="77777777" w:rsidR="00F02619" w:rsidRDefault="00F02619" w:rsidP="00C00C38"/>
    <w:p w14:paraId="4995ECE4" w14:textId="77777777" w:rsidR="00215288" w:rsidRDefault="00215288" w:rsidP="00C00C38">
      <w:r>
        <w:lastRenderedPageBreak/>
        <w:t>Here is the sequence of execution</w:t>
      </w:r>
    </w:p>
    <w:p w14:paraId="17ADB608" w14:textId="77777777" w:rsidR="00A409A8" w:rsidRDefault="00A409A8" w:rsidP="00C00C38">
      <w:r>
        <w:t>1 clean-dist</w:t>
      </w:r>
    </w:p>
    <w:p w14:paraId="7E2D0427" w14:textId="77777777" w:rsidR="00A409A8" w:rsidRDefault="00A409A8" w:rsidP="00C00C38">
      <w:r>
        <w:t>2 annotate</w:t>
      </w:r>
    </w:p>
    <w:p w14:paraId="200555AA" w14:textId="77777777" w:rsidR="00A409A8" w:rsidRDefault="00A409A8" w:rsidP="00C00C38">
      <w:r>
        <w:t>3 copy</w:t>
      </w:r>
    </w:p>
    <w:p w14:paraId="07B41A3A" w14:textId="77777777" w:rsidR="00A409A8" w:rsidRDefault="00A409A8" w:rsidP="00C00C38">
      <w:r>
        <w:t>4 (run in parallel) coreservices, routeconfig, sass, tscompile, libs, grunt-merge-json:menu, tslint, jshint, minifyhtml, minifyimage</w:t>
      </w:r>
    </w:p>
    <w:p w14:paraId="235ED0C7" w14:textId="77777777" w:rsidR="00A409A8" w:rsidRDefault="00A409A8" w:rsidP="00C00C38">
      <w:r>
        <w:t>5 uglifyalljs, minifycss</w:t>
      </w:r>
    </w:p>
    <w:p w14:paraId="077C347E" w14:textId="77777777" w:rsidR="00A409A8" w:rsidRDefault="00A409A8" w:rsidP="00C00C38">
      <w:r>
        <w:t>6 watch</w:t>
      </w:r>
    </w:p>
    <w:p w14:paraId="42F68337" w14:textId="77777777" w:rsidR="00A409A8" w:rsidRDefault="00A409A8" w:rsidP="00C00C38"/>
    <w:p w14:paraId="0614ACBA" w14:textId="77777777" w:rsidR="00A409A8" w:rsidRDefault="00A409A8" w:rsidP="00C00C38">
      <w:r>
        <w:t>These are all tasks you will have created by the end of this multi-part tutorial.</w:t>
      </w:r>
    </w:p>
    <w:p w14:paraId="62330395" w14:textId="77777777" w:rsidR="00214640" w:rsidRDefault="00214640" w:rsidP="00C00C38"/>
    <w:p w14:paraId="5A1D44D1" w14:textId="77777777" w:rsidR="00214640" w:rsidRPr="00214640" w:rsidRDefault="00214640" w:rsidP="00C00C38">
      <w:pPr>
        <w:rPr>
          <w:b/>
        </w:rPr>
      </w:pPr>
      <w:r w:rsidRPr="00214640">
        <w:rPr>
          <w:b/>
        </w:rPr>
        <w:t>Optimizing task performance</w:t>
      </w:r>
    </w:p>
    <w:p w14:paraId="2FE5F007" w14:textId="3BE8F891" w:rsidR="00A409A8" w:rsidRDefault="00A409A8" w:rsidP="00C00C38">
      <w:r>
        <w:t>Notice the number of tasks executed in step 4.  The more tasks you can run in parallel</w:t>
      </w:r>
      <w:ins w:id="82" w:author="Nandita" w:date="2015-06-25T15:21:00Z">
        <w:r w:rsidR="00A04B12">
          <w:t>,</w:t>
        </w:r>
      </w:ins>
      <w:r>
        <w:t xml:space="preserve"> the faster your process will be.  It’s important to optimize your process as much as possible so you can change a piece of code and immediately execute the optimized version without delay.</w:t>
      </w:r>
    </w:p>
    <w:p w14:paraId="2335F7D0" w14:textId="77777777" w:rsidR="00F02619" w:rsidRPr="00F02619" w:rsidRDefault="00F02619" w:rsidP="00C00C38"/>
    <w:p w14:paraId="6870B409" w14:textId="0EFDDBE1" w:rsidR="008774C3" w:rsidRPr="001369EF" w:rsidRDefault="00F02619" w:rsidP="00C00C38">
      <w:pPr>
        <w:rPr>
          <w:b/>
        </w:rPr>
      </w:pPr>
      <w:r>
        <w:rPr>
          <w:b/>
        </w:rPr>
        <w:t xml:space="preserve">Other </w:t>
      </w:r>
      <w:ins w:id="83" w:author="Nandita" w:date="2015-06-25T15:21:00Z">
        <w:r w:rsidR="00A04B12">
          <w:rPr>
            <w:b/>
          </w:rPr>
          <w:t>o</w:t>
        </w:r>
      </w:ins>
      <w:del w:id="84" w:author="Nandita" w:date="2015-06-25T15:21:00Z">
        <w:r w:rsidR="001369EF" w:rsidRPr="001369EF" w:rsidDel="00A04B12">
          <w:rPr>
            <w:b/>
          </w:rPr>
          <w:delText>O</w:delText>
        </w:r>
      </w:del>
      <w:r w:rsidR="001369EF" w:rsidRPr="001369EF">
        <w:rPr>
          <w:b/>
        </w:rPr>
        <w:t>ptions</w:t>
      </w:r>
    </w:p>
    <w:p w14:paraId="46B7B66E" w14:textId="77777777" w:rsidR="00650AB1" w:rsidRDefault="00650AB1" w:rsidP="00C00C38">
      <w:r>
        <w:t>Gulp 4.0 will have new methods series() and parallel().</w:t>
      </w:r>
      <w:r w:rsidR="00A409A8">
        <w:t xml:space="preserve"> This will be the preferred approach once released.</w:t>
      </w:r>
    </w:p>
    <w:p w14:paraId="10DE68CA" w14:textId="77777777" w:rsidR="00650AB1" w:rsidRDefault="00650AB1" w:rsidP="00C00C38">
      <w:r>
        <w:t>Orchestrator – is an NPM module that supports series and parallel processing.</w:t>
      </w:r>
    </w:p>
    <w:p w14:paraId="3F66C428" w14:textId="77777777" w:rsidR="00650AB1" w:rsidRDefault="00650AB1" w:rsidP="00C00C38"/>
    <w:p w14:paraId="648003E7" w14:textId="4A87F712" w:rsidR="00650AB1" w:rsidRDefault="00650AB1" w:rsidP="00650AB1">
      <w:pPr>
        <w:pStyle w:val="Heading2"/>
      </w:pPr>
      <w:r>
        <w:t xml:space="preserve">GULP TUTORIAL PART </w:t>
      </w:r>
      <w:ins w:id="85" w:author="Nandita" w:date="2015-06-26T13:07:00Z">
        <w:r w:rsidR="00315DC5">
          <w:t>5</w:t>
        </w:r>
      </w:ins>
      <w:del w:id="86" w:author="Nandita" w:date="2015-06-26T13:07:00Z">
        <w:r w:rsidR="00936B24" w:rsidDel="00315DC5">
          <w:delText>6</w:delText>
        </w:r>
      </w:del>
      <w:r>
        <w:t xml:space="preserve"> – Handling errors with Plumber</w:t>
      </w:r>
    </w:p>
    <w:p w14:paraId="1E2298CD" w14:textId="77777777" w:rsidR="00270BE8" w:rsidRDefault="00270BE8" w:rsidP="00650AB1">
      <w:pPr>
        <w:spacing w:before="0" w:after="0"/>
        <w:rPr>
          <w:rFonts w:ascii="Courier New" w:hAnsi="Courier New" w:cs="Courier New"/>
        </w:rPr>
      </w:pPr>
    </w:p>
    <w:p w14:paraId="304CA8D2" w14:textId="77777777" w:rsidR="00270BE8" w:rsidRPr="00195FCF" w:rsidRDefault="00195FCF" w:rsidP="00270BE8">
      <w:pPr>
        <w:rPr>
          <w:b/>
        </w:rPr>
      </w:pPr>
      <w:r w:rsidRPr="00195FCF">
        <w:rPr>
          <w:b/>
        </w:rPr>
        <w:t>From the command-line install</w:t>
      </w:r>
    </w:p>
    <w:p w14:paraId="07F54A8C" w14:textId="77777777" w:rsidR="00270BE8" w:rsidRPr="00B81B7A" w:rsidRDefault="00270BE8" w:rsidP="00270BE8">
      <w:pPr>
        <w:rPr>
          <w:rFonts w:ascii="Courier New" w:hAnsi="Courier New" w:cs="Courier New"/>
        </w:rPr>
      </w:pPr>
      <w:r w:rsidRPr="00B81B7A">
        <w:rPr>
          <w:rFonts w:ascii="Courier New" w:hAnsi="Courier New" w:cs="Courier New"/>
        </w:rPr>
        <w:t>npm install gulp-</w:t>
      </w:r>
      <w:r>
        <w:rPr>
          <w:rFonts w:ascii="Courier New" w:hAnsi="Courier New" w:cs="Courier New"/>
        </w:rPr>
        <w:t>plumber</w:t>
      </w:r>
      <w:r w:rsidRPr="00B81B7A">
        <w:rPr>
          <w:rFonts w:ascii="Courier New" w:hAnsi="Courier New" w:cs="Courier New"/>
        </w:rPr>
        <w:t xml:space="preserve"> --save-dev</w:t>
      </w:r>
    </w:p>
    <w:p w14:paraId="6839908F" w14:textId="77777777" w:rsidR="00270BE8" w:rsidRDefault="00270BE8" w:rsidP="00270BE8"/>
    <w:p w14:paraId="036BA488" w14:textId="0801544C" w:rsidR="00270BE8" w:rsidRPr="00195FCF" w:rsidRDefault="00195FCF" w:rsidP="00270BE8">
      <w:pPr>
        <w:rPr>
          <w:b/>
        </w:rPr>
      </w:pPr>
      <w:r w:rsidRPr="00195FCF">
        <w:rPr>
          <w:b/>
        </w:rPr>
        <w:t xml:space="preserve">Add the module to the </w:t>
      </w:r>
      <w:ins w:id="87" w:author="Nandita" w:date="2015-06-26T15:12:00Z">
        <w:r w:rsidR="00170B4C">
          <w:rPr>
            <w:b/>
          </w:rPr>
          <w:t>G</w:t>
        </w:r>
      </w:ins>
      <w:del w:id="88" w:author="Nandita" w:date="2015-06-26T15:12:00Z">
        <w:r w:rsidRPr="00195FCF" w:rsidDel="00170B4C">
          <w:rPr>
            <w:b/>
          </w:rPr>
          <w:delText>g</w:delText>
        </w:r>
      </w:del>
      <w:r w:rsidRPr="00195FCF">
        <w:rPr>
          <w:b/>
        </w:rPr>
        <w:t>ulp file</w:t>
      </w:r>
    </w:p>
    <w:p w14:paraId="53939C12" w14:textId="77777777" w:rsidR="00270BE8" w:rsidRPr="00B81B7A" w:rsidRDefault="00270BE8" w:rsidP="00270BE8">
      <w:pPr>
        <w:spacing w:before="0" w:after="0"/>
        <w:rPr>
          <w:rFonts w:ascii="Courier New" w:hAnsi="Courier New" w:cs="Courier New"/>
        </w:rPr>
      </w:pPr>
      <w:r w:rsidRPr="00B63438">
        <w:rPr>
          <w:rFonts w:ascii="Courier New" w:hAnsi="Courier New" w:cs="Courier New"/>
        </w:rPr>
        <w:t xml:space="preserve">, </w:t>
      </w:r>
      <w:r>
        <w:rPr>
          <w:rFonts w:ascii="Courier New" w:hAnsi="Courier New" w:cs="Courier New"/>
        </w:rPr>
        <w:t>plumber = require('gulp-plumber')</w:t>
      </w:r>
      <w:r w:rsidRPr="00B63438">
        <w:rPr>
          <w:rFonts w:ascii="Courier New" w:hAnsi="Courier New" w:cs="Courier New"/>
        </w:rPr>
        <w:t>;</w:t>
      </w:r>
    </w:p>
    <w:p w14:paraId="60D72DE3" w14:textId="77777777" w:rsidR="00270BE8" w:rsidRDefault="00270BE8" w:rsidP="00650AB1">
      <w:pPr>
        <w:spacing w:before="0" w:after="0"/>
        <w:rPr>
          <w:rFonts w:ascii="Courier New" w:hAnsi="Courier New" w:cs="Courier New"/>
        </w:rPr>
      </w:pPr>
    </w:p>
    <w:p w14:paraId="3A084504" w14:textId="77777777" w:rsidR="00270BE8" w:rsidRDefault="00270BE8" w:rsidP="00650AB1">
      <w:pPr>
        <w:spacing w:before="0" w:after="0"/>
        <w:rPr>
          <w:rFonts w:ascii="Courier New" w:hAnsi="Courier New" w:cs="Courier New"/>
        </w:rPr>
      </w:pPr>
    </w:p>
    <w:p w14:paraId="6A4C8557" w14:textId="77777777" w:rsidR="00270BE8" w:rsidRPr="00270BE8" w:rsidRDefault="00270BE8" w:rsidP="00650AB1">
      <w:pPr>
        <w:spacing w:before="0" w:after="0"/>
        <w:rPr>
          <w:rFonts w:cs="Courier New"/>
        </w:rPr>
      </w:pPr>
      <w:r>
        <w:rPr>
          <w:rFonts w:cs="Courier New"/>
        </w:rPr>
        <w:t xml:space="preserve">Add this to the top of your script file.  Our </w:t>
      </w:r>
      <w:r w:rsidRPr="00270BE8">
        <w:rPr>
          <w:rFonts w:cs="Courier New"/>
          <w:b/>
        </w:rPr>
        <w:t>plumber</w:t>
      </w:r>
      <w:r>
        <w:rPr>
          <w:rFonts w:cs="Courier New"/>
        </w:rPr>
        <w:t xml:space="preserve"> will use this function for logging errors to the console.</w:t>
      </w:r>
    </w:p>
    <w:p w14:paraId="14A4411C" w14:textId="77777777" w:rsidR="00270BE8" w:rsidRDefault="00270BE8" w:rsidP="00650AB1">
      <w:pPr>
        <w:spacing w:before="0" w:after="0"/>
        <w:rPr>
          <w:rFonts w:ascii="Courier New" w:hAnsi="Courier New" w:cs="Courier New"/>
        </w:rPr>
      </w:pPr>
    </w:p>
    <w:p w14:paraId="7C62953A" w14:textId="77777777" w:rsidR="00650AB1" w:rsidRPr="00650AB1" w:rsidRDefault="00650AB1" w:rsidP="00650AB1">
      <w:pPr>
        <w:spacing w:before="0" w:after="0"/>
        <w:rPr>
          <w:rFonts w:ascii="Courier New" w:hAnsi="Courier New" w:cs="Courier New"/>
        </w:rPr>
      </w:pPr>
      <w:r w:rsidRPr="00650AB1">
        <w:rPr>
          <w:rFonts w:ascii="Courier New" w:hAnsi="Courier New" w:cs="Courier New"/>
        </w:rPr>
        <w:t>var onError = function(err) {</w:t>
      </w:r>
    </w:p>
    <w:p w14:paraId="6D03CBE7" w14:textId="77777777" w:rsidR="00650AB1" w:rsidRPr="00650AB1" w:rsidRDefault="00650AB1" w:rsidP="00650AB1">
      <w:pPr>
        <w:spacing w:before="0" w:after="0"/>
        <w:rPr>
          <w:rFonts w:ascii="Courier New" w:hAnsi="Courier New" w:cs="Courier New"/>
        </w:rPr>
      </w:pPr>
      <w:r w:rsidRPr="00650AB1">
        <w:rPr>
          <w:rFonts w:ascii="Courier New" w:hAnsi="Courier New" w:cs="Courier New"/>
        </w:rPr>
        <w:t xml:space="preserve">    console.log(err);</w:t>
      </w:r>
    </w:p>
    <w:p w14:paraId="45B2443E" w14:textId="77777777" w:rsidR="00650AB1" w:rsidRPr="00650AB1" w:rsidRDefault="00650AB1" w:rsidP="00650AB1">
      <w:pPr>
        <w:spacing w:before="0" w:after="0"/>
        <w:rPr>
          <w:rFonts w:ascii="Courier New" w:hAnsi="Courier New" w:cs="Courier New"/>
        </w:rPr>
      </w:pPr>
      <w:r w:rsidRPr="00650AB1">
        <w:rPr>
          <w:rFonts w:ascii="Courier New" w:hAnsi="Courier New" w:cs="Courier New"/>
        </w:rPr>
        <w:t>};</w:t>
      </w:r>
    </w:p>
    <w:p w14:paraId="62F0EAF1" w14:textId="77777777" w:rsidR="00650AB1" w:rsidRDefault="00650AB1" w:rsidP="00C00C38"/>
    <w:p w14:paraId="4F721962" w14:textId="77777777" w:rsidR="00270BE8" w:rsidRDefault="00831F51" w:rsidP="00C00C38">
      <w:r>
        <w:t xml:space="preserve">Here is what a task might look like with the </w:t>
      </w:r>
      <w:r w:rsidRPr="00831F51">
        <w:rPr>
          <w:b/>
        </w:rPr>
        <w:t>plumber()</w:t>
      </w:r>
      <w:r>
        <w:t xml:space="preserve"> function.</w:t>
      </w:r>
      <w:r w:rsidR="00195FCF">
        <w:t xml:space="preserve"> </w:t>
      </w:r>
      <w:r w:rsidR="00195FCF">
        <w:br/>
      </w:r>
      <w:r w:rsidR="00195FCF" w:rsidRPr="00195FCF">
        <w:rPr>
          <w:i/>
        </w:rPr>
        <w:t>(</w:t>
      </w:r>
      <w:r w:rsidR="00195FCF">
        <w:rPr>
          <w:i/>
        </w:rPr>
        <w:t>D</w:t>
      </w:r>
      <w:r w:rsidR="00195FCF" w:rsidRPr="00195FCF">
        <w:rPr>
          <w:i/>
        </w:rPr>
        <w:t>on’t add this code)</w:t>
      </w:r>
    </w:p>
    <w:p w14:paraId="6744ABC7" w14:textId="77777777"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14:paraId="507ECFB4" w14:textId="77777777"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Watch specific tasks.  This is to support the use of newer.</w:t>
      </w:r>
    </w:p>
    <w:p w14:paraId="2BF30123" w14:textId="77777777"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14:paraId="247F5FE7" w14:textId="77777777"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gulp.task('watch:annotate', function () {</w:t>
      </w:r>
    </w:p>
    <w:p w14:paraId="458EDFA2" w14:textId="77777777"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return gulp.src(['src/index.controller.js', 'src/core/**/*.js', 'src/apps/**/*.js', '!src/core/lib/**/*', '!/**/*.min.js'], { base: 'src/./' })</w:t>
      </w:r>
    </w:p>
    <w:p w14:paraId="152624F8" w14:textId="77777777"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.pipe(plumber({</w:t>
      </w:r>
    </w:p>
    <w:p w14:paraId="7364ECC5" w14:textId="77777777"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errorHandler: onError</w:t>
      </w:r>
    </w:p>
    <w:p w14:paraId="01DC47FE" w14:textId="77777777"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 </w:t>
      </w:r>
    </w:p>
    <w:p w14:paraId="7AC289A7" w14:textId="77777777"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.pipe(newer('src/./'))</w:t>
      </w:r>
    </w:p>
    <w:p w14:paraId="1427B639" w14:textId="77777777"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.pipe(ngAnnotate())</w:t>
      </w:r>
    </w:p>
    <w:p w14:paraId="52865823" w14:textId="77777777"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.pipe(gulp.dest('src/./'));</w:t>
      </w:r>
    </w:p>
    <w:p w14:paraId="06F00FBC" w14:textId="77777777" w:rsidR="00270BE8" w:rsidRPr="00E12612" w:rsidRDefault="00270BE8" w:rsidP="00E12612">
      <w:pPr>
        <w:spacing w:before="0" w:after="0"/>
        <w:rPr>
          <w:rFonts w:ascii="Courier New" w:hAnsi="Courier New" w:cs="Courier New"/>
          <w:sz w:val="18"/>
          <w:szCs w:val="18"/>
        </w:rPr>
      </w:pPr>
      <w:r w:rsidRPr="00270BE8">
        <w:rPr>
          <w:rFonts w:ascii="Courier New" w:hAnsi="Courier New" w:cs="Courier New"/>
          <w:sz w:val="18"/>
          <w:szCs w:val="18"/>
        </w:rPr>
        <w:t>});</w:t>
      </w:r>
    </w:p>
    <w:p w14:paraId="42984AAE" w14:textId="77777777" w:rsidR="00270BE8" w:rsidRDefault="00270BE8" w:rsidP="00C00C38"/>
    <w:p w14:paraId="6775D591" w14:textId="77777777" w:rsidR="00E12612" w:rsidRDefault="00B0554B" w:rsidP="00C00C38">
      <w:r>
        <w:t xml:space="preserve">The following tutorials will implement this </w:t>
      </w:r>
      <w:r w:rsidRPr="00B0554B">
        <w:rPr>
          <w:b/>
        </w:rPr>
        <w:t>plumber</w:t>
      </w:r>
      <w:r>
        <w:t xml:space="preserve"> function with each task we create.</w:t>
      </w:r>
    </w:p>
    <w:p w14:paraId="2E8F0C25" w14:textId="77777777" w:rsidR="00E86D97" w:rsidRDefault="00E86D97" w:rsidP="00C00C38">
      <w:r>
        <w:t xml:space="preserve">Currently, your </w:t>
      </w:r>
      <w:r w:rsidRPr="00E86D97">
        <w:rPr>
          <w:b/>
        </w:rPr>
        <w:t>gulpfile.js</w:t>
      </w:r>
      <w:r>
        <w:t xml:space="preserve"> should look like this:</w:t>
      </w:r>
    </w:p>
    <w:p w14:paraId="40D1B392" w14:textId="77777777" w:rsidR="00E86D97" w:rsidRDefault="00E86D97" w:rsidP="00C00C38">
      <w:r>
        <w:rPr>
          <w:noProof/>
        </w:rPr>
        <w:lastRenderedPageBreak/>
        <w:drawing>
          <wp:inline distT="0" distB="0" distL="0" distR="0" wp14:anchorId="24831550" wp14:editId="53D55549">
            <wp:extent cx="493395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838575"/>
                    </a:xfrm>
                    <a:prstGeom prst="rect">
                      <a:avLst/>
                    </a:prstGeom>
                  </pic:spPr>
                </pic:pic>
              </a:graphicData>
            </a:graphic>
          </wp:inline>
        </w:drawing>
      </w:r>
    </w:p>
    <w:p w14:paraId="47E2B07F" w14:textId="77777777" w:rsidR="00650AB1" w:rsidRPr="00C00C38" w:rsidRDefault="00650AB1" w:rsidP="00C00C38"/>
    <w:p w14:paraId="5E99C46A" w14:textId="26F07EAC" w:rsidR="00785EA7" w:rsidRDefault="009B395E" w:rsidP="00027102">
      <w:pPr>
        <w:pStyle w:val="Heading2"/>
      </w:pPr>
      <w:r>
        <w:t xml:space="preserve">GULP Tutorial Part </w:t>
      </w:r>
      <w:ins w:id="89" w:author="Nandita" w:date="2015-06-26T13:07:00Z">
        <w:r w:rsidR="000D3572">
          <w:t>6</w:t>
        </w:r>
      </w:ins>
      <w:del w:id="90" w:author="Nandita" w:date="2015-06-26T13:07:00Z">
        <w:r w:rsidR="00936B24" w:rsidDel="000D3572">
          <w:delText>7</w:delText>
        </w:r>
      </w:del>
      <w:r>
        <w:t xml:space="preserve"> – </w:t>
      </w:r>
      <w:r w:rsidR="00027102">
        <w:t>Optimizing JavaScript</w:t>
      </w:r>
      <w:r w:rsidR="00C033C7">
        <w:t>/TypeScript</w:t>
      </w:r>
    </w:p>
    <w:p w14:paraId="4C10ECE6" w14:textId="454F0ED6" w:rsidR="00785EA7" w:rsidRDefault="000170AD" w:rsidP="009C6FFA">
      <w:r>
        <w:t>In this part of the tutorial</w:t>
      </w:r>
      <w:ins w:id="91" w:author="Nandita" w:date="2015-06-26T15:12:00Z">
        <w:r w:rsidR="00F831DC">
          <w:t>,</w:t>
        </w:r>
      </w:ins>
      <w:r>
        <w:t xml:space="preserve"> we are setting up our first </w:t>
      </w:r>
      <w:ins w:id="92" w:author="Nandita" w:date="2015-06-26T15:12:00Z">
        <w:r w:rsidR="00F831DC">
          <w:t>G</w:t>
        </w:r>
      </w:ins>
      <w:del w:id="93" w:author="Nandita" w:date="2015-06-26T15:12:00Z">
        <w:r w:rsidDel="00F831DC">
          <w:delText>g</w:delText>
        </w:r>
      </w:del>
      <w:r>
        <w:t>ulp task.</w:t>
      </w:r>
    </w:p>
    <w:p w14:paraId="405D1DF4" w14:textId="77777777" w:rsidR="000E2592" w:rsidRDefault="000E2592" w:rsidP="000E2592">
      <w:pPr>
        <w:pStyle w:val="Heading3"/>
      </w:pPr>
      <w:r>
        <w:t>Annotation</w:t>
      </w:r>
    </w:p>
    <w:p w14:paraId="4F52F0C8" w14:textId="523F573A" w:rsidR="000E2592" w:rsidRDefault="000E2592" w:rsidP="000E2592">
      <w:pPr>
        <w:rPr>
          <w:rFonts w:cs="Courier New"/>
        </w:rPr>
      </w:pPr>
      <w:r w:rsidRPr="00D27610">
        <w:rPr>
          <w:rFonts w:cs="Courier New"/>
        </w:rPr>
        <w:t>Before we concatenate and minify</w:t>
      </w:r>
      <w:ins w:id="94" w:author="Nandita" w:date="2015-06-25T15:23:00Z">
        <w:r w:rsidR="00C429AA">
          <w:rPr>
            <w:rFonts w:cs="Courier New"/>
          </w:rPr>
          <w:t>,</w:t>
        </w:r>
      </w:ins>
      <w:r w:rsidRPr="00D27610">
        <w:rPr>
          <w:rFonts w:cs="Courier New"/>
        </w:rPr>
        <w:t xml:space="preserve"> let’s make sure our Angular code is in good shape.</w:t>
      </w:r>
      <w:r>
        <w:rPr>
          <w:rFonts w:cs="Courier New"/>
        </w:rPr>
        <w:t xml:space="preserve">  To make a long story short…  Angular is based, largely, on the ability to directly inject dependencies.  This ability is made possible because the name of the injected dependency is interpreted.  As soon as a file is minified</w:t>
      </w:r>
      <w:ins w:id="95" w:author="Nandita" w:date="2015-06-25T15:23:00Z">
        <w:r w:rsidR="00C429AA">
          <w:rPr>
            <w:rFonts w:cs="Courier New"/>
          </w:rPr>
          <w:t>,</w:t>
        </w:r>
      </w:ins>
      <w:r>
        <w:rPr>
          <w:rFonts w:cs="Courier New"/>
        </w:rPr>
        <w:t xml:space="preserve"> </w:t>
      </w:r>
      <w:r w:rsidR="00DC6BC3">
        <w:rPr>
          <w:rFonts w:cs="Courier New"/>
        </w:rPr>
        <w:t>function names are</w:t>
      </w:r>
      <w:r>
        <w:rPr>
          <w:rFonts w:cs="Courier New"/>
        </w:rPr>
        <w:t xml:space="preserve"> change</w:t>
      </w:r>
      <w:r w:rsidR="00DC6BC3">
        <w:rPr>
          <w:rFonts w:cs="Courier New"/>
        </w:rPr>
        <w:t>d</w:t>
      </w:r>
      <w:r>
        <w:rPr>
          <w:rFonts w:cs="Courier New"/>
        </w:rPr>
        <w:t xml:space="preserve"> to ‘a’ or ‘b’ or whatever </w:t>
      </w:r>
      <w:ins w:id="96" w:author="Nandita" w:date="2015-06-25T15:23:00Z">
        <w:r w:rsidR="00C429AA">
          <w:rPr>
            <w:rFonts w:cs="Courier New"/>
          </w:rPr>
          <w:t xml:space="preserve">is </w:t>
        </w:r>
      </w:ins>
      <w:r>
        <w:rPr>
          <w:rFonts w:cs="Courier New"/>
        </w:rPr>
        <w:t>the next available small variable name</w:t>
      </w:r>
      <w:del w:id="97" w:author="Nandita" w:date="2015-06-25T15:23:00Z">
        <w:r w:rsidDel="00C429AA">
          <w:rPr>
            <w:rFonts w:cs="Courier New"/>
          </w:rPr>
          <w:delText xml:space="preserve"> is available</w:delText>
        </w:r>
      </w:del>
      <w:r>
        <w:rPr>
          <w:rFonts w:cs="Courier New"/>
        </w:rPr>
        <w:t>.  This breaks dependency injection.</w:t>
      </w:r>
    </w:p>
    <w:p w14:paraId="3BEC0C03" w14:textId="51055DF5" w:rsidR="000E2592" w:rsidRDefault="000E2592" w:rsidP="000E2592">
      <w:pPr>
        <w:rPr>
          <w:rFonts w:cs="Courier New"/>
        </w:rPr>
      </w:pPr>
      <w:r>
        <w:rPr>
          <w:rFonts w:cs="Courier New"/>
        </w:rPr>
        <w:t>Passing the dependency name as</w:t>
      </w:r>
      <w:r w:rsidR="00DC6BC3">
        <w:rPr>
          <w:rFonts w:cs="Courier New"/>
        </w:rPr>
        <w:t xml:space="preserve"> a string corrects this problem.  S</w:t>
      </w:r>
      <w:r>
        <w:rPr>
          <w:rFonts w:cs="Courier New"/>
        </w:rPr>
        <w:t xml:space="preserve">tatic string names are not minified.  You can do this yourself </w:t>
      </w:r>
      <w:ins w:id="98" w:author="Nandita" w:date="2015-06-25T15:24:00Z">
        <w:r w:rsidR="00C429AA">
          <w:rPr>
            <w:rFonts w:cs="Courier New"/>
          </w:rPr>
          <w:t>or</w:t>
        </w:r>
      </w:ins>
      <w:del w:id="99" w:author="Nandita" w:date="2015-06-25T15:24:00Z">
        <w:r w:rsidDel="00C429AA">
          <w:rPr>
            <w:rFonts w:cs="Courier New"/>
          </w:rPr>
          <w:delText>of</w:delText>
        </w:r>
      </w:del>
      <w:r>
        <w:rPr>
          <w:rFonts w:cs="Courier New"/>
        </w:rPr>
        <w:t xml:space="preserve"> let Gulp run a task to do this for you.  Even if you decided to handle this while writing code</w:t>
      </w:r>
      <w:ins w:id="100" w:author="Nandita" w:date="2015-06-25T15:24:00Z">
        <w:r w:rsidR="00C429AA">
          <w:rPr>
            <w:rFonts w:cs="Courier New"/>
          </w:rPr>
          <w:t>,</w:t>
        </w:r>
      </w:ins>
      <w:r>
        <w:rPr>
          <w:rFonts w:cs="Courier New"/>
        </w:rPr>
        <w:t xml:space="preserve"> it’s a good idea to run an annota</w:t>
      </w:r>
      <w:r w:rsidR="00DC6BC3">
        <w:rPr>
          <w:rFonts w:cs="Courier New"/>
        </w:rPr>
        <w:t xml:space="preserve">tion task as a </w:t>
      </w:r>
      <w:r w:rsidR="008C42ED">
        <w:rPr>
          <w:rFonts w:cs="Courier New"/>
        </w:rPr>
        <w:t>precaution</w:t>
      </w:r>
      <w:r w:rsidR="00DC6BC3">
        <w:rPr>
          <w:rFonts w:cs="Courier New"/>
        </w:rPr>
        <w:t>.</w:t>
      </w:r>
    </w:p>
    <w:p w14:paraId="6995A362" w14:textId="77777777" w:rsidR="00FF5E37" w:rsidRDefault="00FF5E37" w:rsidP="000E2592">
      <w:pPr>
        <w:rPr>
          <w:rFonts w:cs="Courier New"/>
        </w:rPr>
      </w:pPr>
    </w:p>
    <w:p w14:paraId="2CA9CDB4" w14:textId="77777777" w:rsidR="000E2592" w:rsidRPr="00F44EA0" w:rsidRDefault="00F44EA0" w:rsidP="000E2592">
      <w:pPr>
        <w:rPr>
          <w:rFonts w:cs="Courier New"/>
          <w:b/>
        </w:rPr>
      </w:pPr>
      <w:r w:rsidRPr="00F44EA0">
        <w:rPr>
          <w:rFonts w:cs="Courier New"/>
          <w:b/>
        </w:rPr>
        <w:t>From the command-line install</w:t>
      </w:r>
    </w:p>
    <w:p w14:paraId="094549D6" w14:textId="77777777" w:rsidR="000E2592" w:rsidRPr="002510FB" w:rsidRDefault="000E2592" w:rsidP="000E2592">
      <w:pPr>
        <w:rPr>
          <w:rFonts w:ascii="Courier New" w:hAnsi="Courier New" w:cs="Courier New"/>
        </w:rPr>
      </w:pPr>
      <w:r w:rsidRPr="002510FB">
        <w:rPr>
          <w:rFonts w:ascii="Courier New" w:hAnsi="Courier New" w:cs="Courier New"/>
        </w:rPr>
        <w:t>npm install gulp-ng-annotate --save-dev</w:t>
      </w:r>
    </w:p>
    <w:p w14:paraId="422E493E" w14:textId="77777777" w:rsidR="00FF5E37" w:rsidRDefault="00FF5E37" w:rsidP="000E2592">
      <w:pPr>
        <w:rPr>
          <w:rFonts w:cs="Courier New"/>
        </w:rPr>
      </w:pPr>
    </w:p>
    <w:p w14:paraId="04BCB9B3" w14:textId="77777777" w:rsidR="000E2592" w:rsidRPr="00F44EA0" w:rsidRDefault="00F44EA0" w:rsidP="000E2592">
      <w:pPr>
        <w:rPr>
          <w:rFonts w:cs="Courier New"/>
          <w:b/>
        </w:rPr>
      </w:pPr>
      <w:r w:rsidRPr="00F44EA0">
        <w:rPr>
          <w:rFonts w:cs="Courier New"/>
          <w:b/>
        </w:rPr>
        <w:t>Add</w:t>
      </w:r>
      <w:r w:rsidR="00D63E48">
        <w:rPr>
          <w:rFonts w:cs="Courier New"/>
          <w:b/>
        </w:rPr>
        <w:t xml:space="preserve"> the</w:t>
      </w:r>
      <w:r w:rsidRPr="00F44EA0">
        <w:rPr>
          <w:rFonts w:cs="Courier New"/>
          <w:b/>
        </w:rPr>
        <w:t xml:space="preserve"> module to</w:t>
      </w:r>
      <w:r w:rsidR="00D63E48">
        <w:rPr>
          <w:rFonts w:cs="Courier New"/>
          <w:b/>
        </w:rPr>
        <w:t xml:space="preserve"> the</w:t>
      </w:r>
      <w:r w:rsidRPr="00F44EA0">
        <w:rPr>
          <w:rFonts w:cs="Courier New"/>
          <w:b/>
        </w:rPr>
        <w:t xml:space="preserve"> gulp file</w:t>
      </w:r>
    </w:p>
    <w:p w14:paraId="572CCA43" w14:textId="77777777" w:rsidR="00DC6BC3" w:rsidRPr="00FF5E37" w:rsidRDefault="00DC6BC3" w:rsidP="00DC6BC3">
      <w:pPr>
        <w:spacing w:before="0" w:after="0"/>
        <w:rPr>
          <w:rFonts w:ascii="Courier New" w:hAnsi="Courier New" w:cs="Courier New"/>
        </w:rPr>
      </w:pPr>
      <w:r w:rsidRPr="00FF5E37">
        <w:rPr>
          <w:rFonts w:ascii="Courier New" w:hAnsi="Courier New" w:cs="Courier New"/>
        </w:rPr>
        <w:t>, ngAnnotate            = require('gulp-ng-annotate')</w:t>
      </w:r>
    </w:p>
    <w:p w14:paraId="6C585C0E" w14:textId="77777777" w:rsidR="00DC6BC3" w:rsidRDefault="00DC6BC3" w:rsidP="00DC6BC3">
      <w:pPr>
        <w:spacing w:before="0" w:after="0"/>
        <w:rPr>
          <w:rFonts w:ascii="Courier New" w:hAnsi="Courier New" w:cs="Courier New"/>
        </w:rPr>
      </w:pPr>
    </w:p>
    <w:p w14:paraId="14D07E9F" w14:textId="77777777" w:rsidR="00AF1377" w:rsidRDefault="00AF1377" w:rsidP="00DC6BC3">
      <w:pPr>
        <w:rPr>
          <w:rFonts w:cs="Courier New"/>
        </w:rPr>
      </w:pPr>
    </w:p>
    <w:p w14:paraId="1D966538" w14:textId="7B0DC0F5" w:rsidR="000E2592" w:rsidRPr="00625628" w:rsidRDefault="00625628" w:rsidP="00DC6BC3">
      <w:pPr>
        <w:rPr>
          <w:rFonts w:cs="Courier New"/>
          <w:b/>
        </w:rPr>
      </w:pPr>
      <w:r w:rsidRPr="00625628">
        <w:rPr>
          <w:rFonts w:cs="Courier New"/>
          <w:b/>
        </w:rPr>
        <w:t xml:space="preserve">Add task to </w:t>
      </w:r>
      <w:ins w:id="101" w:author="Nandita" w:date="2015-06-26T15:13:00Z">
        <w:r w:rsidR="00AC7EF3">
          <w:rPr>
            <w:rFonts w:cs="Courier New"/>
            <w:b/>
          </w:rPr>
          <w:t>G</w:t>
        </w:r>
      </w:ins>
      <w:del w:id="102" w:author="Nandita" w:date="2015-06-26T15:13:00Z">
        <w:r w:rsidRPr="00625628" w:rsidDel="00AC7EF3">
          <w:rPr>
            <w:rFonts w:cs="Courier New"/>
            <w:b/>
          </w:rPr>
          <w:delText>g</w:delText>
        </w:r>
      </w:del>
      <w:r w:rsidRPr="00625628">
        <w:rPr>
          <w:rFonts w:cs="Courier New"/>
          <w:b/>
        </w:rPr>
        <w:t>ulp file</w:t>
      </w:r>
    </w:p>
    <w:p w14:paraId="2DB5C573" w14:textId="77777777" w:rsidR="00CD1B7E" w:rsidRPr="00CD1B7E" w:rsidRDefault="00CD1B7E" w:rsidP="00CD1B7E">
      <w:pPr>
        <w:spacing w:before="0" w:after="0"/>
        <w:rPr>
          <w:rFonts w:ascii="Courier New" w:hAnsi="Courier New" w:cs="Courier New"/>
        </w:rPr>
      </w:pPr>
      <w:r w:rsidRPr="00CD1B7E">
        <w:rPr>
          <w:rFonts w:ascii="Courier New" w:hAnsi="Courier New" w:cs="Courier New"/>
        </w:rPr>
        <w:t>gulp.task('annotate', function () {</w:t>
      </w:r>
    </w:p>
    <w:p w14:paraId="316497C8" w14:textId="77777777"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return gulp.src(['src/index.controller.js', 'src/core/**/*.js', 'src/apps/**/*.js', '!src/core/lib/**/*', '!</w:t>
      </w:r>
      <w:r>
        <w:rPr>
          <w:rFonts w:ascii="Courier New" w:hAnsi="Courier New" w:cs="Courier New"/>
        </w:rPr>
        <w:t>src</w:t>
      </w:r>
      <w:r w:rsidRPr="00CD1B7E">
        <w:rPr>
          <w:rFonts w:ascii="Courier New" w:hAnsi="Courier New" w:cs="Courier New"/>
        </w:rPr>
        <w:t>/**/*.min.js'], { base: 'src/./' })</w:t>
      </w:r>
    </w:p>
    <w:p w14:paraId="7B1FA6AC" w14:textId="77777777"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.pipe(plumber({</w:t>
      </w:r>
    </w:p>
    <w:p w14:paraId="084A1E95" w14:textId="77777777"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errorHandler: onError</w:t>
      </w:r>
    </w:p>
    <w:p w14:paraId="1E83E49E" w14:textId="77777777"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
    <w:p w14:paraId="44E63480" w14:textId="77777777"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.pipe(ngAnnotate())</w:t>
      </w:r>
    </w:p>
    <w:p w14:paraId="4E78E7B1" w14:textId="77777777"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.pipe(gulp.dest('src/./'));</w:t>
      </w:r>
    </w:p>
    <w:p w14:paraId="0F5D5F4C" w14:textId="77777777" w:rsidR="00CD1B7E" w:rsidRDefault="00CD1B7E" w:rsidP="00CD1B7E">
      <w:pPr>
        <w:spacing w:before="0" w:after="0"/>
        <w:rPr>
          <w:rFonts w:ascii="Courier New" w:hAnsi="Courier New" w:cs="Courier New"/>
        </w:rPr>
      </w:pPr>
      <w:r w:rsidRPr="00CD1B7E">
        <w:rPr>
          <w:rFonts w:ascii="Courier New" w:hAnsi="Courier New" w:cs="Courier New"/>
        </w:rPr>
        <w:t>});</w:t>
      </w:r>
    </w:p>
    <w:p w14:paraId="0C1DB2F7" w14:textId="77777777" w:rsidR="007768D6" w:rsidRDefault="007768D6" w:rsidP="00CD1B7E">
      <w:pPr>
        <w:spacing w:before="0" w:after="0"/>
        <w:rPr>
          <w:rFonts w:ascii="Courier New" w:hAnsi="Courier New" w:cs="Courier New"/>
        </w:rPr>
      </w:pPr>
    </w:p>
    <w:p w14:paraId="6A6764BA" w14:textId="28D4E455" w:rsidR="00E257CD" w:rsidRDefault="00E257CD" w:rsidP="00CD1B7E">
      <w:pPr>
        <w:rPr>
          <w:rFonts w:cs="Courier New"/>
        </w:rPr>
      </w:pPr>
      <w:r>
        <w:rPr>
          <w:rFonts w:cs="Courier New"/>
        </w:rPr>
        <w:t xml:space="preserve">The challenge presented by this task is updating the original files.  </w:t>
      </w:r>
      <w:r w:rsidR="003F423E">
        <w:rPr>
          <w:rFonts w:cs="Courier New"/>
        </w:rPr>
        <w:t>In most cases</w:t>
      </w:r>
      <w:ins w:id="103" w:author="Nandita" w:date="2015-06-25T15:26:00Z">
        <w:r w:rsidR="00C429AA">
          <w:rPr>
            <w:rFonts w:cs="Courier New"/>
          </w:rPr>
          <w:t>,</w:t>
        </w:r>
      </w:ins>
      <w:r>
        <w:rPr>
          <w:rFonts w:cs="Courier New"/>
        </w:rPr>
        <w:t xml:space="preserve"> the original files </w:t>
      </w:r>
      <w:del w:id="104" w:author="Nandita" w:date="2015-06-25T15:25:00Z">
        <w:r w:rsidR="003F423E" w:rsidDel="00C429AA">
          <w:rPr>
            <w:rFonts w:cs="Courier New"/>
          </w:rPr>
          <w:delText>is</w:delText>
        </w:r>
        <w:r w:rsidDel="00C429AA">
          <w:rPr>
            <w:rFonts w:cs="Courier New"/>
          </w:rPr>
          <w:delText xml:space="preserve"> </w:delText>
        </w:r>
      </w:del>
      <w:ins w:id="105" w:author="Nandita" w:date="2015-06-25T15:25:00Z">
        <w:r w:rsidR="00C429AA">
          <w:rPr>
            <w:rFonts w:cs="Courier New"/>
          </w:rPr>
          <w:t xml:space="preserve">are </w:t>
        </w:r>
      </w:ins>
      <w:r>
        <w:rPr>
          <w:rFonts w:cs="Courier New"/>
        </w:rPr>
        <w:t>left alone.  In this case</w:t>
      </w:r>
      <w:ins w:id="106" w:author="Nandita" w:date="2015-06-25T15:25:00Z">
        <w:r w:rsidR="00C429AA">
          <w:rPr>
            <w:rFonts w:cs="Courier New"/>
          </w:rPr>
          <w:t>,</w:t>
        </w:r>
      </w:ins>
      <w:r>
        <w:rPr>
          <w:rFonts w:cs="Courier New"/>
        </w:rPr>
        <w:t xml:space="preserve"> we can do the same</w:t>
      </w:r>
      <w:ins w:id="107" w:author="Nandita" w:date="2015-06-25T15:26:00Z">
        <w:r w:rsidR="00C429AA">
          <w:rPr>
            <w:rFonts w:cs="Courier New"/>
          </w:rPr>
          <w:t>,</w:t>
        </w:r>
      </w:ins>
      <w:r>
        <w:rPr>
          <w:rFonts w:cs="Courier New"/>
        </w:rPr>
        <w:t xml:space="preserve"> but since annotation is actually a correction to code</w:t>
      </w:r>
      <w:ins w:id="108" w:author="Nandita" w:date="2015-06-25T15:25:00Z">
        <w:r w:rsidR="00C429AA">
          <w:rPr>
            <w:rFonts w:cs="Courier New"/>
          </w:rPr>
          <w:t>,</w:t>
        </w:r>
      </w:ins>
      <w:r w:rsidR="003F423E">
        <w:rPr>
          <w:rFonts w:cs="Courier New"/>
        </w:rPr>
        <w:t xml:space="preserve"> we will </w:t>
      </w:r>
      <w:r>
        <w:rPr>
          <w:rFonts w:cs="Courier New"/>
        </w:rPr>
        <w:t xml:space="preserve">update </w:t>
      </w:r>
      <w:r w:rsidR="003F423E">
        <w:rPr>
          <w:rFonts w:cs="Courier New"/>
        </w:rPr>
        <w:t>the</w:t>
      </w:r>
      <w:r>
        <w:rPr>
          <w:rFonts w:cs="Courier New"/>
        </w:rPr>
        <w:t xml:space="preserve"> original </w:t>
      </w:r>
      <w:r w:rsidR="003F423E">
        <w:rPr>
          <w:rFonts w:cs="Courier New"/>
        </w:rPr>
        <w:t xml:space="preserve">code </w:t>
      </w:r>
      <w:r>
        <w:rPr>
          <w:rFonts w:cs="Courier New"/>
        </w:rPr>
        <w:t>files.  To make this work</w:t>
      </w:r>
      <w:ins w:id="109" w:author="Nandita" w:date="2015-06-25T15:26:00Z">
        <w:r w:rsidR="00C429AA">
          <w:rPr>
            <w:rFonts w:cs="Courier New"/>
          </w:rPr>
          <w:t>,</w:t>
        </w:r>
      </w:ins>
      <w:r>
        <w:rPr>
          <w:rFonts w:cs="Courier New"/>
        </w:rPr>
        <w:t xml:space="preserve"> we are using the </w:t>
      </w:r>
      <w:r w:rsidRPr="003F423E">
        <w:rPr>
          <w:rFonts w:ascii="Courier New" w:hAnsi="Courier New" w:cs="Courier New"/>
          <w:b/>
        </w:rPr>
        <w:t>{ base: ‘src/./’ }</w:t>
      </w:r>
      <w:r>
        <w:rPr>
          <w:rFonts w:cs="Courier New"/>
        </w:rPr>
        <w:t xml:space="preserve"> option.</w:t>
      </w:r>
      <w:r w:rsidR="006E618F">
        <w:rPr>
          <w:rFonts w:cs="Courier New"/>
        </w:rPr>
        <w:t xml:space="preserve"> </w:t>
      </w:r>
    </w:p>
    <w:p w14:paraId="1B9019DA" w14:textId="615B83B0" w:rsidR="00C87230" w:rsidRDefault="00C87230" w:rsidP="000E2592">
      <w:pPr>
        <w:rPr>
          <w:rFonts w:ascii="Courier New" w:hAnsi="Courier New" w:cs="Courier New"/>
        </w:rPr>
      </w:pPr>
      <w:r>
        <w:rPr>
          <w:rFonts w:cs="Courier New"/>
        </w:rPr>
        <w:t>TIP: To keep your tasks running fast</w:t>
      </w:r>
      <w:ins w:id="110" w:author="Nandita" w:date="2015-06-25T15:26:00Z">
        <w:r w:rsidR="00E118BE">
          <w:rPr>
            <w:rFonts w:cs="Courier New"/>
          </w:rPr>
          <w:t>,</w:t>
        </w:r>
      </w:ins>
      <w:r>
        <w:rPr>
          <w:rFonts w:cs="Courier New"/>
        </w:rPr>
        <w:t xml:space="preserve"> eliminate unnecessary processing by telling the task to ignore your JavaScript libraries</w:t>
      </w:r>
      <w:del w:id="111" w:author="Nandita" w:date="2015-06-26T15:15:00Z">
        <w:r w:rsidDel="00AC7EF3">
          <w:rPr>
            <w:rFonts w:cs="Courier New"/>
          </w:rPr>
          <w:delText>.  IE:</w:delText>
        </w:r>
      </w:del>
      <w:ins w:id="112" w:author="Nandita" w:date="2015-06-26T15:15:00Z">
        <w:r w:rsidR="00AC7EF3">
          <w:rPr>
            <w:rFonts w:cs="Courier New"/>
          </w:rPr>
          <w:t xml:space="preserve">, </w:t>
        </w:r>
        <w:commentRangeStart w:id="113"/>
        <w:r w:rsidR="00AC7EF3">
          <w:rPr>
            <w:rFonts w:cs="Courier New"/>
          </w:rPr>
          <w:t>i.e.,</w:t>
        </w:r>
      </w:ins>
      <w:r>
        <w:rPr>
          <w:rFonts w:cs="Courier New"/>
        </w:rPr>
        <w:t xml:space="preserve"> </w:t>
      </w:r>
      <w:commentRangeEnd w:id="113"/>
      <w:r w:rsidR="00581A47">
        <w:rPr>
          <w:rStyle w:val="CommentReference"/>
        </w:rPr>
        <w:commentReference w:id="113"/>
      </w:r>
      <w:r w:rsidRPr="00E257CD">
        <w:rPr>
          <w:rFonts w:ascii="Courier New" w:hAnsi="Courier New" w:cs="Courier New"/>
        </w:rPr>
        <w:t>'!src/core/lib/**/*'</w:t>
      </w:r>
    </w:p>
    <w:p w14:paraId="023C715A" w14:textId="77777777" w:rsidR="00775C4A" w:rsidRDefault="00775C4A" w:rsidP="00775C4A"/>
    <w:p w14:paraId="63D5432A" w14:textId="77777777" w:rsidR="00775C4A" w:rsidRPr="00625628" w:rsidRDefault="00775C4A" w:rsidP="00775C4A">
      <w:pPr>
        <w:rPr>
          <w:b/>
        </w:rPr>
      </w:pPr>
      <w:r w:rsidRPr="00625628">
        <w:rPr>
          <w:b/>
        </w:rPr>
        <w:t>Add t</w:t>
      </w:r>
      <w:r w:rsidR="00625628" w:rsidRPr="00625628">
        <w:rPr>
          <w:b/>
        </w:rPr>
        <w:t>he new task to the default task</w:t>
      </w:r>
    </w:p>
    <w:p w14:paraId="077E8851" w14:textId="77777777" w:rsidR="00775C4A" w:rsidRPr="00775C4A" w:rsidRDefault="00775C4A" w:rsidP="00775C4A">
      <w:pPr>
        <w:spacing w:before="0" w:after="0"/>
        <w:rPr>
          <w:rFonts w:ascii="Courier New" w:hAnsi="Courier New" w:cs="Courier New"/>
        </w:rPr>
      </w:pPr>
      <w:r w:rsidRPr="00775C4A">
        <w:rPr>
          <w:rFonts w:ascii="Courier New" w:hAnsi="Courier New" w:cs="Courier New"/>
        </w:rPr>
        <w:t>gulp.task('default', function () {</w:t>
      </w:r>
    </w:p>
    <w:p w14:paraId="1C403EAE" w14:textId="77777777" w:rsidR="00775C4A" w:rsidRPr="00775C4A" w:rsidRDefault="00775C4A" w:rsidP="00775C4A">
      <w:pPr>
        <w:spacing w:before="0" w:after="0"/>
        <w:rPr>
          <w:rFonts w:ascii="Courier New" w:hAnsi="Courier New" w:cs="Courier New"/>
        </w:rPr>
      </w:pPr>
      <w:r w:rsidRPr="00775C4A">
        <w:rPr>
          <w:rFonts w:ascii="Courier New" w:hAnsi="Courier New" w:cs="Courier New"/>
        </w:rPr>
        <w:t xml:space="preserve">    runSequence(</w:t>
      </w:r>
      <w:r w:rsidRPr="00625628">
        <w:rPr>
          <w:rFonts w:ascii="Courier New" w:hAnsi="Courier New" w:cs="Courier New"/>
          <w:b/>
        </w:rPr>
        <w:t>'annotate'</w:t>
      </w:r>
      <w:r w:rsidRPr="00775C4A">
        <w:rPr>
          <w:rFonts w:ascii="Courier New" w:hAnsi="Courier New" w:cs="Courier New"/>
        </w:rPr>
        <w:t>);</w:t>
      </w:r>
    </w:p>
    <w:p w14:paraId="67B155FA" w14:textId="77777777" w:rsidR="00775C4A" w:rsidRPr="00775C4A" w:rsidRDefault="00775C4A" w:rsidP="00775C4A">
      <w:pPr>
        <w:spacing w:before="0" w:after="0"/>
        <w:rPr>
          <w:rFonts w:ascii="Courier New" w:hAnsi="Courier New" w:cs="Courier New"/>
        </w:rPr>
      </w:pPr>
      <w:r w:rsidRPr="00775C4A">
        <w:rPr>
          <w:rFonts w:ascii="Courier New" w:hAnsi="Courier New" w:cs="Courier New"/>
        </w:rPr>
        <w:t>});</w:t>
      </w:r>
    </w:p>
    <w:p w14:paraId="193C3D93" w14:textId="77777777" w:rsidR="00775C4A" w:rsidRDefault="00775C4A" w:rsidP="00775C4A">
      <w:pPr>
        <w:spacing w:before="0" w:after="0"/>
      </w:pPr>
    </w:p>
    <w:p w14:paraId="3712FD81" w14:textId="77777777" w:rsidR="00F53274" w:rsidRDefault="00F53274" w:rsidP="000E2592">
      <w:pPr>
        <w:rPr>
          <w:rFonts w:cs="Courier New"/>
          <w:b/>
        </w:rPr>
      </w:pPr>
      <w:r>
        <w:rPr>
          <w:rFonts w:cs="Courier New"/>
          <w:b/>
        </w:rPr>
        <w:t>Run the default task</w:t>
      </w:r>
    </w:p>
    <w:p w14:paraId="6E94142E" w14:textId="77777777" w:rsidR="00F53274" w:rsidRPr="00F53274" w:rsidRDefault="00F53274" w:rsidP="000E2592">
      <w:pPr>
        <w:rPr>
          <w:rFonts w:ascii="Calibri Light" w:hAnsi="Calibri Light" w:cs="Courier New"/>
        </w:rPr>
      </w:pPr>
      <w:r w:rsidRPr="00F53274">
        <w:rPr>
          <w:rFonts w:ascii="Calibri Light" w:hAnsi="Calibri Light" w:cs="Courier New"/>
        </w:rPr>
        <w:t>gulp</w:t>
      </w:r>
    </w:p>
    <w:p w14:paraId="41D70C24" w14:textId="77777777" w:rsidR="00F53274" w:rsidRPr="00F53274" w:rsidRDefault="00DA0435" w:rsidP="000E2592">
      <w:pPr>
        <w:rPr>
          <w:rFonts w:cs="Courier New"/>
        </w:rPr>
      </w:pPr>
      <w:r>
        <w:rPr>
          <w:noProof/>
        </w:rPr>
        <w:lastRenderedPageBreak/>
        <w:drawing>
          <wp:inline distT="0" distB="0" distL="0" distR="0" wp14:anchorId="3A35A657" wp14:editId="373B22C2">
            <wp:extent cx="64484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8425" cy="2124075"/>
                    </a:xfrm>
                    <a:prstGeom prst="rect">
                      <a:avLst/>
                    </a:prstGeom>
                  </pic:spPr>
                </pic:pic>
              </a:graphicData>
            </a:graphic>
          </wp:inline>
        </w:drawing>
      </w:r>
    </w:p>
    <w:p w14:paraId="71F99C6A" w14:textId="77777777" w:rsidR="00F53274" w:rsidRDefault="00F53274" w:rsidP="000E2592">
      <w:pPr>
        <w:rPr>
          <w:rFonts w:cs="Courier New"/>
          <w:b/>
        </w:rPr>
      </w:pPr>
    </w:p>
    <w:p w14:paraId="0FF27876" w14:textId="77777777" w:rsidR="000E2592" w:rsidRPr="00625628" w:rsidRDefault="00804EDE" w:rsidP="000E2592">
      <w:pPr>
        <w:rPr>
          <w:rFonts w:cs="Courier New"/>
          <w:b/>
        </w:rPr>
      </w:pPr>
      <w:r>
        <w:rPr>
          <w:rFonts w:cs="Courier New"/>
          <w:b/>
        </w:rPr>
        <w:t>For m</w:t>
      </w:r>
      <w:r w:rsidR="00AD6A83" w:rsidRPr="00625628">
        <w:rPr>
          <w:rFonts w:cs="Courier New"/>
          <w:b/>
        </w:rPr>
        <w:t>ore information</w:t>
      </w:r>
    </w:p>
    <w:p w14:paraId="6403F459" w14:textId="77777777" w:rsidR="000E2592" w:rsidRDefault="009032BC" w:rsidP="000E2592">
      <w:pPr>
        <w:rPr>
          <w:rFonts w:cs="Courier New"/>
        </w:rPr>
      </w:pPr>
      <w:hyperlink r:id="rId27" w:history="1">
        <w:r w:rsidR="000E2592" w:rsidRPr="00625834">
          <w:rPr>
            <w:rStyle w:val="Hyperlink"/>
            <w:rFonts w:cs="Courier New"/>
          </w:rPr>
          <w:t>http://christian.fei.ninja/DRY-dependency-injection-in-Angular-with-gulp-ng-annotate/</w:t>
        </w:r>
      </w:hyperlink>
    </w:p>
    <w:p w14:paraId="06C1DDFE" w14:textId="77777777" w:rsidR="001733B0" w:rsidRDefault="001733B0" w:rsidP="009C6FFA"/>
    <w:p w14:paraId="566DFCB7" w14:textId="77777777" w:rsidR="00C86D65" w:rsidRDefault="00C86D65" w:rsidP="00C86D65">
      <w:pPr>
        <w:pStyle w:val="Heading3"/>
      </w:pPr>
      <w:r>
        <w:t>Clean out ‘dist’</w:t>
      </w:r>
    </w:p>
    <w:p w14:paraId="5484CF19" w14:textId="44FDBE77" w:rsidR="000170AD" w:rsidRDefault="004C118F" w:rsidP="009C6FFA">
      <w:r>
        <w:t>Now</w:t>
      </w:r>
      <w:r w:rsidR="000170AD">
        <w:t xml:space="preserve">, let’s clean out our </w:t>
      </w:r>
      <w:r w:rsidR="000170AD" w:rsidRPr="000170AD">
        <w:rPr>
          <w:rFonts w:ascii="Courier New" w:hAnsi="Courier New" w:cs="Courier New"/>
        </w:rPr>
        <w:t>‘dist’</w:t>
      </w:r>
      <w:r w:rsidR="000170AD">
        <w:t xml:space="preserve"> </w:t>
      </w:r>
      <w:r w:rsidR="00C85D62">
        <w:t>folder</w:t>
      </w:r>
      <w:r w:rsidR="000170AD">
        <w:t xml:space="preserve"> so we’re starting </w:t>
      </w:r>
      <w:ins w:id="114" w:author="Nandita" w:date="2015-06-25T15:27:00Z">
        <w:r w:rsidR="00E118BE">
          <w:t>a</w:t>
        </w:r>
      </w:ins>
      <w:r w:rsidR="000170AD">
        <w:t>fresh.</w:t>
      </w:r>
      <w:r w:rsidR="0041119E">
        <w:t xml:space="preserve">  Execute the following from PowerShell.</w:t>
      </w:r>
    </w:p>
    <w:p w14:paraId="0609CB07" w14:textId="77777777" w:rsidR="0065090F" w:rsidRDefault="0065090F" w:rsidP="009C6FFA"/>
    <w:p w14:paraId="40BE6FF5" w14:textId="77777777" w:rsidR="0065090F" w:rsidRPr="0065090F" w:rsidRDefault="0065090F" w:rsidP="009C6FFA">
      <w:pPr>
        <w:rPr>
          <w:b/>
        </w:rPr>
      </w:pPr>
      <w:r w:rsidRPr="0065090F">
        <w:rPr>
          <w:b/>
        </w:rPr>
        <w:t>From the command-line install</w:t>
      </w:r>
    </w:p>
    <w:p w14:paraId="64D9EE7B" w14:textId="77777777" w:rsidR="004C118F" w:rsidRPr="004C118F" w:rsidRDefault="000170AD" w:rsidP="009C6FFA">
      <w:pPr>
        <w:rPr>
          <w:rFonts w:ascii="Courier New" w:hAnsi="Courier New" w:cs="Courier New"/>
        </w:rPr>
      </w:pPr>
      <w:r w:rsidRPr="000170AD">
        <w:rPr>
          <w:rFonts w:ascii="Courier New" w:hAnsi="Courier New" w:cs="Courier New"/>
        </w:rPr>
        <w:t>npm install</w:t>
      </w:r>
      <w:r w:rsidR="008537E6" w:rsidRPr="000170AD">
        <w:rPr>
          <w:rFonts w:ascii="Courier New" w:hAnsi="Courier New" w:cs="Courier New"/>
        </w:rPr>
        <w:t xml:space="preserve"> gulp-clean</w:t>
      </w:r>
      <w:r w:rsidR="004C118F">
        <w:rPr>
          <w:rFonts w:ascii="Courier New" w:hAnsi="Courier New" w:cs="Courier New"/>
        </w:rPr>
        <w:t xml:space="preserve"> --save-dev</w:t>
      </w:r>
    </w:p>
    <w:p w14:paraId="179ED4C7" w14:textId="77777777" w:rsidR="00F41D3B" w:rsidRDefault="00F41D3B" w:rsidP="004C118F"/>
    <w:p w14:paraId="4355A5F1" w14:textId="7B22337C" w:rsidR="004C118F" w:rsidRPr="0065090F" w:rsidRDefault="0065090F" w:rsidP="004C118F">
      <w:pPr>
        <w:rPr>
          <w:b/>
        </w:rPr>
      </w:pPr>
      <w:r w:rsidRPr="0065090F">
        <w:rPr>
          <w:b/>
        </w:rPr>
        <w:t xml:space="preserve">Add the module to the </w:t>
      </w:r>
      <w:ins w:id="115" w:author="Nandita" w:date="2015-06-26T15:36:00Z">
        <w:r w:rsidR="00AF136D">
          <w:rPr>
            <w:b/>
          </w:rPr>
          <w:t>G</w:t>
        </w:r>
      </w:ins>
      <w:del w:id="116" w:author="Nandita" w:date="2015-06-26T15:36:00Z">
        <w:r w:rsidRPr="0065090F" w:rsidDel="00AF136D">
          <w:rPr>
            <w:b/>
          </w:rPr>
          <w:delText>g</w:delText>
        </w:r>
      </w:del>
      <w:r w:rsidRPr="0065090F">
        <w:rPr>
          <w:b/>
        </w:rPr>
        <w:t>ulp file</w:t>
      </w:r>
    </w:p>
    <w:p w14:paraId="47CBEB9D" w14:textId="77777777" w:rsidR="004C118F" w:rsidRPr="004C118F" w:rsidRDefault="00F41D3B" w:rsidP="009C6FFA">
      <w:pPr>
        <w:rPr>
          <w:rFonts w:ascii="Courier New" w:hAnsi="Courier New" w:cs="Courier New"/>
        </w:rPr>
      </w:pPr>
      <w:r>
        <w:rPr>
          <w:rFonts w:ascii="Courier New" w:hAnsi="Courier New" w:cs="Courier New"/>
        </w:rPr>
        <w:t xml:space="preserve">, clean </w:t>
      </w:r>
      <w:r w:rsidR="004C118F" w:rsidRPr="004C118F">
        <w:rPr>
          <w:rFonts w:ascii="Courier New" w:hAnsi="Courier New" w:cs="Courier New"/>
        </w:rPr>
        <w:t>= require('gulp-clean')</w:t>
      </w:r>
    </w:p>
    <w:p w14:paraId="751AB070" w14:textId="77777777" w:rsidR="00F41D3B" w:rsidRDefault="00F41D3B" w:rsidP="009C6FFA"/>
    <w:p w14:paraId="1BEFA0B1" w14:textId="6A1E1308" w:rsidR="000170AD" w:rsidRPr="0065090F" w:rsidRDefault="0065090F" w:rsidP="009C6FFA">
      <w:pPr>
        <w:rPr>
          <w:b/>
        </w:rPr>
      </w:pPr>
      <w:r w:rsidRPr="0065090F">
        <w:rPr>
          <w:b/>
        </w:rPr>
        <w:t xml:space="preserve">Add the task to the </w:t>
      </w:r>
      <w:ins w:id="117" w:author="Nandita" w:date="2015-06-26T15:36:00Z">
        <w:r w:rsidR="00AF136D">
          <w:rPr>
            <w:b/>
          </w:rPr>
          <w:t>G</w:t>
        </w:r>
      </w:ins>
      <w:del w:id="118" w:author="Nandita" w:date="2015-06-26T15:36:00Z">
        <w:r w:rsidRPr="0065090F" w:rsidDel="00AF136D">
          <w:rPr>
            <w:b/>
          </w:rPr>
          <w:delText>g</w:delText>
        </w:r>
      </w:del>
      <w:r w:rsidRPr="0065090F">
        <w:rPr>
          <w:b/>
        </w:rPr>
        <w:t>ulp file</w:t>
      </w:r>
    </w:p>
    <w:p w14:paraId="52F45E45" w14:textId="77777777" w:rsidR="00F41D3B" w:rsidRPr="00F41D3B" w:rsidRDefault="00F41D3B" w:rsidP="00F41D3B">
      <w:pPr>
        <w:spacing w:before="0" w:after="0"/>
        <w:rPr>
          <w:rFonts w:ascii="Courier New" w:hAnsi="Courier New" w:cs="Courier New"/>
        </w:rPr>
      </w:pPr>
      <w:r w:rsidRPr="00F41D3B">
        <w:rPr>
          <w:rFonts w:ascii="Courier New" w:hAnsi="Courier New" w:cs="Courier New"/>
        </w:rPr>
        <w:t>gulp.task('clean-dist', function () {</w:t>
      </w:r>
    </w:p>
    <w:p w14:paraId="03D17136" w14:textId="77777777"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return gulp.src('dist', { read: false })</w:t>
      </w:r>
    </w:p>
    <w:p w14:paraId="14F0C690" w14:textId="77777777"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.pipe(plumber({</w:t>
      </w:r>
    </w:p>
    <w:p w14:paraId="73FE40A6" w14:textId="77777777"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errorHandler: onError</w:t>
      </w:r>
    </w:p>
    <w:p w14:paraId="7C03254D" w14:textId="77777777"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
    <w:p w14:paraId="1FBAE4B3" w14:textId="77777777"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.pipe(clean());</w:t>
      </w:r>
    </w:p>
    <w:p w14:paraId="5FE465E4" w14:textId="77777777" w:rsidR="0066139B" w:rsidRDefault="00F41D3B" w:rsidP="00F41D3B">
      <w:pPr>
        <w:spacing w:before="0" w:after="0"/>
        <w:rPr>
          <w:rFonts w:ascii="Courier New" w:hAnsi="Courier New" w:cs="Courier New"/>
        </w:rPr>
      </w:pPr>
      <w:r w:rsidRPr="00F41D3B">
        <w:rPr>
          <w:rFonts w:ascii="Courier New" w:hAnsi="Courier New" w:cs="Courier New"/>
        </w:rPr>
        <w:t>});</w:t>
      </w:r>
    </w:p>
    <w:p w14:paraId="5825C4E0" w14:textId="77777777" w:rsidR="00F41D3B" w:rsidRDefault="00F41D3B" w:rsidP="00F41D3B">
      <w:pPr>
        <w:spacing w:before="0" w:after="0"/>
        <w:rPr>
          <w:rFonts w:ascii="Courier New" w:hAnsi="Courier New" w:cs="Courier New"/>
        </w:rPr>
      </w:pPr>
    </w:p>
    <w:p w14:paraId="3BFEB88A" w14:textId="77777777" w:rsidR="00F41D3B" w:rsidRPr="0065090F" w:rsidRDefault="0065090F" w:rsidP="0065090F">
      <w:r w:rsidRPr="0065090F">
        <w:rPr>
          <w:b/>
        </w:rPr>
        <w:t>Add the new task to the default task</w:t>
      </w:r>
      <w:r>
        <w:br/>
      </w:r>
      <w:r w:rsidR="00F41D3B">
        <w:t>This task will run in sequence after t</w:t>
      </w:r>
      <w:r>
        <w:t>he annotate task completes.</w:t>
      </w:r>
    </w:p>
    <w:p w14:paraId="35FA66F1" w14:textId="77777777" w:rsidR="00F41D3B" w:rsidRPr="00F41D3B" w:rsidRDefault="00F41D3B" w:rsidP="00F41D3B">
      <w:pPr>
        <w:spacing w:before="0" w:after="0"/>
        <w:rPr>
          <w:rFonts w:ascii="Courier New" w:hAnsi="Courier New" w:cs="Courier New"/>
        </w:rPr>
      </w:pPr>
      <w:r w:rsidRPr="00F41D3B">
        <w:rPr>
          <w:rFonts w:ascii="Courier New" w:hAnsi="Courier New" w:cs="Courier New"/>
        </w:rPr>
        <w:t>gulp.task('default', function () {</w:t>
      </w:r>
    </w:p>
    <w:p w14:paraId="624BF91A" w14:textId="77777777"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runSequence('annotate'</w:t>
      </w:r>
      <w:r w:rsidRPr="0065090F">
        <w:rPr>
          <w:rFonts w:ascii="Courier New" w:hAnsi="Courier New" w:cs="Courier New"/>
          <w:b/>
        </w:rPr>
        <w:t>, 'clean-dist'</w:t>
      </w:r>
      <w:r w:rsidRPr="00F41D3B">
        <w:rPr>
          <w:rFonts w:ascii="Courier New" w:hAnsi="Courier New" w:cs="Courier New"/>
        </w:rPr>
        <w:t>);</w:t>
      </w:r>
    </w:p>
    <w:p w14:paraId="17A03436" w14:textId="77777777" w:rsidR="0041119E" w:rsidRDefault="00F41D3B" w:rsidP="00F41D3B">
      <w:pPr>
        <w:spacing w:before="0" w:after="0"/>
        <w:rPr>
          <w:rFonts w:ascii="Courier New" w:hAnsi="Courier New" w:cs="Courier New"/>
        </w:rPr>
      </w:pPr>
      <w:r w:rsidRPr="00F41D3B">
        <w:rPr>
          <w:rFonts w:ascii="Courier New" w:hAnsi="Courier New" w:cs="Courier New"/>
        </w:rPr>
        <w:t>});</w:t>
      </w:r>
    </w:p>
    <w:p w14:paraId="77FFC651" w14:textId="77777777" w:rsidR="00F41D3B" w:rsidRDefault="00F41D3B" w:rsidP="00F41D3B">
      <w:pPr>
        <w:spacing w:before="0" w:after="0"/>
      </w:pPr>
    </w:p>
    <w:p w14:paraId="2A68154D" w14:textId="77777777" w:rsidR="0065090F" w:rsidRDefault="0065090F" w:rsidP="009C6FFA"/>
    <w:p w14:paraId="7605F8D2" w14:textId="77777777" w:rsidR="0065090F" w:rsidRPr="0065090F" w:rsidRDefault="0065090F" w:rsidP="009C6FFA">
      <w:pPr>
        <w:rPr>
          <w:b/>
        </w:rPr>
      </w:pPr>
      <w:r w:rsidRPr="0065090F">
        <w:rPr>
          <w:b/>
        </w:rPr>
        <w:t>Run the default task</w:t>
      </w:r>
    </w:p>
    <w:p w14:paraId="5E2785ED" w14:textId="77777777" w:rsidR="00923746" w:rsidRDefault="00997CBB" w:rsidP="009C6FFA">
      <w:pPr>
        <w:rPr>
          <w:rFonts w:ascii="Courier New" w:hAnsi="Courier New" w:cs="Courier New"/>
        </w:rPr>
      </w:pPr>
      <w:r>
        <w:rPr>
          <w:rFonts w:ascii="Courier New" w:hAnsi="Courier New" w:cs="Courier New"/>
        </w:rPr>
        <w:t>g</w:t>
      </w:r>
      <w:r w:rsidR="00923746" w:rsidRPr="00923746">
        <w:rPr>
          <w:rFonts w:ascii="Courier New" w:hAnsi="Courier New" w:cs="Courier New"/>
        </w:rPr>
        <w:t>ulp</w:t>
      </w:r>
    </w:p>
    <w:p w14:paraId="2D49B5D5" w14:textId="77777777" w:rsidR="009E244E" w:rsidRDefault="00997CBB" w:rsidP="009C6FFA">
      <w:pPr>
        <w:rPr>
          <w:rFonts w:ascii="Courier New" w:hAnsi="Courier New" w:cs="Courier New"/>
        </w:rPr>
      </w:pPr>
      <w:r>
        <w:rPr>
          <w:noProof/>
        </w:rPr>
        <w:drawing>
          <wp:inline distT="0" distB="0" distL="0" distR="0" wp14:anchorId="72B14D6E" wp14:editId="16F476D1">
            <wp:extent cx="6448425" cy="3267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8425" cy="3267075"/>
                    </a:xfrm>
                    <a:prstGeom prst="rect">
                      <a:avLst/>
                    </a:prstGeom>
                  </pic:spPr>
                </pic:pic>
              </a:graphicData>
            </a:graphic>
          </wp:inline>
        </w:drawing>
      </w:r>
    </w:p>
    <w:p w14:paraId="7FD172F5" w14:textId="77777777" w:rsidR="0065090F" w:rsidRDefault="0065090F" w:rsidP="009C6FFA">
      <w:pPr>
        <w:rPr>
          <w:rFonts w:ascii="Courier New" w:hAnsi="Courier New" w:cs="Courier New"/>
        </w:rPr>
      </w:pPr>
    </w:p>
    <w:p w14:paraId="21342541" w14:textId="77777777" w:rsidR="0065090F" w:rsidRDefault="0065090F" w:rsidP="0065090F">
      <w:pPr>
        <w:rPr>
          <w:b/>
        </w:rPr>
      </w:pPr>
      <w:r>
        <w:rPr>
          <w:b/>
        </w:rPr>
        <w:t>For more information</w:t>
      </w:r>
    </w:p>
    <w:p w14:paraId="6885F904" w14:textId="77777777" w:rsidR="0065090F" w:rsidRDefault="009032BC" w:rsidP="0065090F">
      <w:hyperlink r:id="rId29" w:history="1">
        <w:r w:rsidR="0065090F" w:rsidRPr="00A035F1">
          <w:rPr>
            <w:rStyle w:val="Hyperlink"/>
          </w:rPr>
          <w:t>https://www.npmjs.com/package/gulp-clean</w:t>
        </w:r>
      </w:hyperlink>
    </w:p>
    <w:p w14:paraId="76AEF673" w14:textId="77777777" w:rsidR="0065090F" w:rsidRPr="00923746" w:rsidRDefault="0065090F" w:rsidP="009C6FFA">
      <w:pPr>
        <w:rPr>
          <w:rFonts w:ascii="Courier New" w:hAnsi="Courier New" w:cs="Courier New"/>
        </w:rPr>
      </w:pPr>
    </w:p>
    <w:p w14:paraId="31319E7A" w14:textId="77777777" w:rsidR="00824CF7" w:rsidRDefault="00C86D65" w:rsidP="00C86D65">
      <w:pPr>
        <w:pStyle w:val="Heading3"/>
      </w:pPr>
      <w:r>
        <w:t xml:space="preserve">Copy all </w:t>
      </w:r>
      <w:r w:rsidR="00082FCD">
        <w:t>src files</w:t>
      </w:r>
      <w:r>
        <w:t xml:space="preserve"> to ‘dist’</w:t>
      </w:r>
    </w:p>
    <w:p w14:paraId="57997C2B" w14:textId="2CE7F8D4" w:rsidR="00C86D65" w:rsidRDefault="00B900A1" w:rsidP="00C86D65">
      <w:r>
        <w:t>We will keep our source (‘scr’) code separate from our distribution code so we don’t pollute our development environment.  When executing the application</w:t>
      </w:r>
      <w:ins w:id="119" w:author="Nandita" w:date="2015-06-25T15:28:00Z">
        <w:r w:rsidR="00E118BE">
          <w:t>,</w:t>
        </w:r>
      </w:ins>
      <w:r>
        <w:t xml:space="preserve"> we’ll set the </w:t>
      </w:r>
      <w:r w:rsidRPr="007C1C21">
        <w:rPr>
          <w:b/>
        </w:rPr>
        <w:t>index.html</w:t>
      </w:r>
      <w:r>
        <w:t xml:space="preserve"> file of the ‘dist’ </w:t>
      </w:r>
      <w:r w:rsidR="007C1C21">
        <w:t>folder</w:t>
      </w:r>
      <w:r>
        <w:t xml:space="preserve"> as the startup.  This approach might seem to introduce challenges because when debugging </w:t>
      </w:r>
      <w:del w:id="120" w:author="Nandita" w:date="2015-06-26T15:42:00Z">
        <w:r w:rsidDel="00FE6258">
          <w:delText xml:space="preserve">you’ll </w:delText>
        </w:r>
      </w:del>
      <w:ins w:id="121" w:author="Nandita" w:date="2015-06-26T15:42:00Z">
        <w:r w:rsidR="00FE6258">
          <w:lastRenderedPageBreak/>
          <w:t xml:space="preserve">we’ll </w:t>
        </w:r>
      </w:ins>
      <w:r>
        <w:t>need the ability to read the compressed and minified versions of JavaScript and CSS.  Gulp will give us that ability.</w:t>
      </w:r>
    </w:p>
    <w:p w14:paraId="363D7342" w14:textId="77777777" w:rsidR="00B900A1" w:rsidRDefault="00B900A1" w:rsidP="00C86D65">
      <w:r>
        <w:t xml:space="preserve">Now that we’ve cleaned out the ‘dist’ </w:t>
      </w:r>
      <w:r w:rsidR="007C1C21">
        <w:t>folder,</w:t>
      </w:r>
      <w:r>
        <w:t xml:space="preserve"> in preparation for new files</w:t>
      </w:r>
      <w:r w:rsidR="007C1C21">
        <w:t>,</w:t>
      </w:r>
      <w:r>
        <w:t xml:space="preserve"> </w:t>
      </w:r>
      <w:r w:rsidR="007C1C21">
        <w:t>let’s</w:t>
      </w:r>
      <w:r>
        <w:t xml:space="preserve"> go ahead and copy all our source code to ‘dist’.  Once we’ve copied the source code we can begin running tasks to optimize our code.</w:t>
      </w:r>
    </w:p>
    <w:p w14:paraId="6E7B8B8E" w14:textId="77777777" w:rsidR="007C1C21" w:rsidRDefault="007C1C21" w:rsidP="00D16813"/>
    <w:p w14:paraId="14A5CBF6" w14:textId="0BF5BB15" w:rsidR="007C1C21" w:rsidRDefault="007C1C21" w:rsidP="00D16813">
      <w:r>
        <w:t>The newer module can be used by any task to ensure only the changed file is streamed to the task.  This increases performance</w:t>
      </w:r>
      <w:ins w:id="122" w:author="Nandita" w:date="2015-06-25T15:29:00Z">
        <w:r w:rsidR="00E118BE">
          <w:t>,</w:t>
        </w:r>
      </w:ins>
      <w:r w:rsidR="00793039">
        <w:t xml:space="preserve"> especially during development when only a single file</w:t>
      </w:r>
      <w:del w:id="123" w:author="Nandita" w:date="2015-06-25T15:29:00Z">
        <w:r w:rsidR="00793039" w:rsidDel="00E118BE">
          <w:delText>s</w:delText>
        </w:r>
      </w:del>
      <w:r w:rsidR="00793039">
        <w:t xml:space="preserve"> is changed</w:t>
      </w:r>
      <w:r>
        <w:t>.</w:t>
      </w:r>
    </w:p>
    <w:p w14:paraId="378E5C22" w14:textId="77777777" w:rsidR="007E6226" w:rsidRDefault="007E6226" w:rsidP="00D16813"/>
    <w:p w14:paraId="6B714DEE" w14:textId="77777777" w:rsidR="007E6226" w:rsidRPr="007E6226" w:rsidRDefault="007E6226" w:rsidP="00D16813">
      <w:pPr>
        <w:rPr>
          <w:b/>
        </w:rPr>
      </w:pPr>
      <w:r w:rsidRPr="007E6226">
        <w:rPr>
          <w:b/>
        </w:rPr>
        <w:t>From the command-line install</w:t>
      </w:r>
    </w:p>
    <w:p w14:paraId="74C78B89" w14:textId="77777777" w:rsidR="003E0769" w:rsidRPr="003E0769" w:rsidRDefault="003E0769" w:rsidP="00D16813">
      <w:pPr>
        <w:rPr>
          <w:rFonts w:ascii="Courier New" w:hAnsi="Courier New" w:cs="Courier New"/>
        </w:rPr>
      </w:pPr>
      <w:r w:rsidRPr="003E0769">
        <w:rPr>
          <w:rFonts w:ascii="Courier New" w:hAnsi="Courier New" w:cs="Courier New"/>
        </w:rPr>
        <w:t>Npm install gulp-newer --save-dev</w:t>
      </w:r>
    </w:p>
    <w:p w14:paraId="2640EC26" w14:textId="77777777" w:rsidR="003E0769" w:rsidRDefault="003E0769" w:rsidP="00D16813"/>
    <w:p w14:paraId="23B03E81" w14:textId="7A20B886" w:rsidR="003E0769" w:rsidRPr="007E6226" w:rsidRDefault="007E6226" w:rsidP="003E0769">
      <w:pPr>
        <w:rPr>
          <w:b/>
        </w:rPr>
      </w:pPr>
      <w:r w:rsidRPr="007E6226">
        <w:rPr>
          <w:b/>
        </w:rPr>
        <w:t xml:space="preserve">Add the module to the </w:t>
      </w:r>
      <w:ins w:id="124" w:author="Nandita" w:date="2015-06-26T15:46:00Z">
        <w:r w:rsidR="0034389C">
          <w:rPr>
            <w:b/>
          </w:rPr>
          <w:t>G</w:t>
        </w:r>
      </w:ins>
      <w:del w:id="125" w:author="Nandita" w:date="2015-06-26T15:46:00Z">
        <w:r w:rsidRPr="007E6226" w:rsidDel="0034389C">
          <w:rPr>
            <w:b/>
          </w:rPr>
          <w:delText>g</w:delText>
        </w:r>
      </w:del>
      <w:r w:rsidRPr="007E6226">
        <w:rPr>
          <w:b/>
        </w:rPr>
        <w:t>ulp file</w:t>
      </w:r>
    </w:p>
    <w:p w14:paraId="3B5AA664" w14:textId="77777777" w:rsidR="003E0769" w:rsidRPr="003E0769" w:rsidRDefault="003E0769" w:rsidP="003E0769">
      <w:pPr>
        <w:rPr>
          <w:rFonts w:ascii="Courier New" w:hAnsi="Courier New" w:cs="Courier New"/>
        </w:rPr>
      </w:pPr>
      <w:r w:rsidRPr="003E0769">
        <w:rPr>
          <w:rFonts w:ascii="Courier New" w:hAnsi="Courier New" w:cs="Courier New"/>
        </w:rPr>
        <w:t>, newer = require('gulp-newer')</w:t>
      </w:r>
    </w:p>
    <w:p w14:paraId="1FAE27C4" w14:textId="77777777" w:rsidR="003E0769" w:rsidRDefault="003E0769" w:rsidP="00D16813"/>
    <w:p w14:paraId="77385115" w14:textId="5453DBDF" w:rsidR="00937439" w:rsidRPr="007E6226" w:rsidRDefault="007E6226" w:rsidP="00D16813">
      <w:pPr>
        <w:rPr>
          <w:rFonts w:ascii="Courier New" w:hAnsi="Courier New" w:cs="Courier New"/>
          <w:b/>
        </w:rPr>
      </w:pPr>
      <w:r w:rsidRPr="007E6226">
        <w:rPr>
          <w:b/>
        </w:rPr>
        <w:t xml:space="preserve">Add the task to the </w:t>
      </w:r>
      <w:ins w:id="126" w:author="Nandita" w:date="2015-06-26T15:46:00Z">
        <w:r w:rsidR="0034389C">
          <w:rPr>
            <w:b/>
          </w:rPr>
          <w:t>G</w:t>
        </w:r>
      </w:ins>
      <w:del w:id="127" w:author="Nandita" w:date="2015-06-26T15:46:00Z">
        <w:r w:rsidRPr="007E6226" w:rsidDel="0034389C">
          <w:rPr>
            <w:b/>
          </w:rPr>
          <w:delText>g</w:delText>
        </w:r>
      </w:del>
      <w:r w:rsidRPr="007E6226">
        <w:rPr>
          <w:b/>
        </w:rPr>
        <w:t>ulp file</w:t>
      </w:r>
    </w:p>
    <w:p w14:paraId="468B8C63" w14:textId="77777777" w:rsidR="007C1C21" w:rsidRPr="007C1C21" w:rsidRDefault="007C1C21" w:rsidP="007C1C21">
      <w:pPr>
        <w:spacing w:before="0" w:after="0"/>
        <w:rPr>
          <w:rFonts w:ascii="Courier New" w:hAnsi="Courier New" w:cs="Courier New"/>
        </w:rPr>
      </w:pPr>
      <w:r w:rsidRPr="007C1C21">
        <w:rPr>
          <w:rFonts w:ascii="Courier New" w:hAnsi="Courier New" w:cs="Courier New"/>
        </w:rPr>
        <w:t>gulp.task('copy', function () {</w:t>
      </w:r>
    </w:p>
    <w:p w14:paraId="7295923F" w14:textId="77777777"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return gulp.src('src/**/*')</w:t>
      </w:r>
    </w:p>
    <w:p w14:paraId="6F186462" w14:textId="77777777"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.pipe(plumber({</w:t>
      </w:r>
    </w:p>
    <w:p w14:paraId="15CFFA37" w14:textId="77777777"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errorHandler: onError</w:t>
      </w:r>
    </w:p>
    <w:p w14:paraId="66BED822" w14:textId="77777777"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
    <w:p w14:paraId="42768D7B" w14:textId="77777777"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.pipe(newer('dist')) </w:t>
      </w:r>
    </w:p>
    <w:p w14:paraId="591E8E8F" w14:textId="77777777"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.pipe(gulp.dest('dist'));</w:t>
      </w:r>
    </w:p>
    <w:p w14:paraId="044FECDA" w14:textId="77777777" w:rsidR="007C1C21" w:rsidRDefault="007C1C21" w:rsidP="007C1C21">
      <w:pPr>
        <w:spacing w:before="0" w:after="0"/>
      </w:pPr>
      <w:r w:rsidRPr="007C1C21">
        <w:rPr>
          <w:rFonts w:ascii="Courier New" w:hAnsi="Courier New" w:cs="Courier New"/>
        </w:rPr>
        <w:t>});</w:t>
      </w:r>
    </w:p>
    <w:p w14:paraId="093E2610" w14:textId="77777777" w:rsidR="008A5410" w:rsidRDefault="008A5410" w:rsidP="000B027A">
      <w:pPr>
        <w:rPr>
          <w:b/>
        </w:rPr>
      </w:pPr>
    </w:p>
    <w:p w14:paraId="3046F680" w14:textId="77777777" w:rsidR="008A5410" w:rsidRPr="007E6226" w:rsidRDefault="007E6226" w:rsidP="000B027A">
      <w:pPr>
        <w:rPr>
          <w:b/>
        </w:rPr>
      </w:pPr>
      <w:r w:rsidRPr="007E6226">
        <w:rPr>
          <w:b/>
        </w:rPr>
        <w:t>Add the new task to the default task</w:t>
      </w:r>
    </w:p>
    <w:p w14:paraId="2D6B594E" w14:textId="77777777" w:rsidR="008A5410" w:rsidRPr="008A5410" w:rsidRDefault="008A5410" w:rsidP="008A5410">
      <w:pPr>
        <w:spacing w:before="0" w:after="0"/>
        <w:rPr>
          <w:rFonts w:ascii="Courier New" w:hAnsi="Courier New" w:cs="Courier New"/>
        </w:rPr>
      </w:pPr>
      <w:r w:rsidRPr="008A5410">
        <w:rPr>
          <w:rFonts w:ascii="Courier New" w:hAnsi="Courier New" w:cs="Courier New"/>
        </w:rPr>
        <w:t>gulp.task('default', function () {</w:t>
      </w:r>
    </w:p>
    <w:p w14:paraId="0A4DBFC9" w14:textId="77777777" w:rsidR="008A5410" w:rsidRPr="008A5410" w:rsidRDefault="008A5410" w:rsidP="008A5410">
      <w:pPr>
        <w:spacing w:before="0" w:after="0"/>
        <w:rPr>
          <w:rFonts w:ascii="Courier New" w:hAnsi="Courier New" w:cs="Courier New"/>
        </w:rPr>
      </w:pPr>
      <w:r w:rsidRPr="008A5410">
        <w:rPr>
          <w:rFonts w:ascii="Courier New" w:hAnsi="Courier New" w:cs="Courier New"/>
        </w:rPr>
        <w:t xml:space="preserve">    runSequence('annotate', 'clean-dist', </w:t>
      </w:r>
      <w:r w:rsidRPr="008A5410">
        <w:rPr>
          <w:rFonts w:ascii="Courier New" w:hAnsi="Courier New" w:cs="Courier New"/>
          <w:b/>
        </w:rPr>
        <w:t>'copy'</w:t>
      </w:r>
      <w:r w:rsidRPr="008A5410">
        <w:rPr>
          <w:rFonts w:ascii="Courier New" w:hAnsi="Courier New" w:cs="Courier New"/>
        </w:rPr>
        <w:t>);</w:t>
      </w:r>
    </w:p>
    <w:p w14:paraId="63C32935" w14:textId="77777777" w:rsidR="008A5410" w:rsidRPr="008A5410" w:rsidRDefault="008A5410" w:rsidP="008A5410">
      <w:pPr>
        <w:spacing w:before="0" w:after="0"/>
        <w:rPr>
          <w:rFonts w:ascii="Courier New" w:hAnsi="Courier New" w:cs="Courier New"/>
        </w:rPr>
      </w:pPr>
      <w:r w:rsidRPr="008A5410">
        <w:rPr>
          <w:rFonts w:ascii="Courier New" w:hAnsi="Courier New" w:cs="Courier New"/>
        </w:rPr>
        <w:t>});</w:t>
      </w:r>
    </w:p>
    <w:p w14:paraId="5110B004" w14:textId="77777777" w:rsidR="008A5410" w:rsidRDefault="008A5410" w:rsidP="000B027A"/>
    <w:p w14:paraId="083D7A86" w14:textId="77777777" w:rsidR="007E6226" w:rsidRPr="007E6226" w:rsidRDefault="007E6226" w:rsidP="000B027A">
      <w:pPr>
        <w:rPr>
          <w:b/>
        </w:rPr>
      </w:pPr>
      <w:r w:rsidRPr="007E6226">
        <w:rPr>
          <w:b/>
        </w:rPr>
        <w:t>Run the default task</w:t>
      </w:r>
    </w:p>
    <w:p w14:paraId="39921DD4" w14:textId="77777777" w:rsidR="00937439" w:rsidRDefault="007E6226" w:rsidP="009C6FFA">
      <w:r>
        <w:lastRenderedPageBreak/>
        <w:t>T</w:t>
      </w:r>
      <w:r w:rsidR="00174ACB">
        <w:t xml:space="preserve">he </w:t>
      </w:r>
      <w:r w:rsidR="00174ACB" w:rsidRPr="00174ACB">
        <w:rPr>
          <w:rFonts w:ascii="Courier New" w:hAnsi="Courier New" w:cs="Courier New"/>
        </w:rPr>
        <w:t>Gulp</w:t>
      </w:r>
      <w:r w:rsidR="00174ACB">
        <w:t xml:space="preserve"> command and the </w:t>
      </w:r>
      <w:r w:rsidR="00174ACB" w:rsidRPr="00174ACB">
        <w:rPr>
          <w:rFonts w:ascii="Courier New" w:hAnsi="Courier New" w:cs="Courier New"/>
        </w:rPr>
        <w:t>dist</w:t>
      </w:r>
      <w:r w:rsidR="00174ACB">
        <w:t xml:space="preserve"> </w:t>
      </w:r>
      <w:r w:rsidR="00C6730D">
        <w:t>folder</w:t>
      </w:r>
      <w:r>
        <w:t xml:space="preserve"> will be deleted and rebuilt.</w:t>
      </w:r>
    </w:p>
    <w:p w14:paraId="358F1BDE" w14:textId="77777777" w:rsidR="00C078E0" w:rsidRDefault="00C078E0" w:rsidP="009C6FFA">
      <w:pPr>
        <w:rPr>
          <w:rFonts w:ascii="Courier New" w:hAnsi="Courier New" w:cs="Courier New"/>
        </w:rPr>
      </w:pPr>
      <w:r>
        <w:rPr>
          <w:rFonts w:ascii="Courier New" w:hAnsi="Courier New" w:cs="Courier New"/>
        </w:rPr>
        <w:t>G</w:t>
      </w:r>
      <w:r w:rsidR="00174ACB" w:rsidRPr="00174ACB">
        <w:rPr>
          <w:rFonts w:ascii="Courier New" w:hAnsi="Courier New" w:cs="Courier New"/>
        </w:rPr>
        <w:t>ulp</w:t>
      </w:r>
    </w:p>
    <w:p w14:paraId="4E2CE2EC" w14:textId="77777777" w:rsidR="00EF7098" w:rsidRDefault="00DE201B" w:rsidP="009C6FFA">
      <w:pPr>
        <w:rPr>
          <w:rFonts w:ascii="Courier New" w:hAnsi="Courier New" w:cs="Courier New"/>
        </w:rPr>
      </w:pPr>
      <w:r>
        <w:rPr>
          <w:noProof/>
        </w:rPr>
        <w:drawing>
          <wp:inline distT="0" distB="0" distL="0" distR="0" wp14:anchorId="3B7EDB29" wp14:editId="0CAA8652">
            <wp:extent cx="64484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8425" cy="3267075"/>
                    </a:xfrm>
                    <a:prstGeom prst="rect">
                      <a:avLst/>
                    </a:prstGeom>
                  </pic:spPr>
                </pic:pic>
              </a:graphicData>
            </a:graphic>
          </wp:inline>
        </w:drawing>
      </w:r>
    </w:p>
    <w:p w14:paraId="2B0A5852" w14:textId="77777777" w:rsidR="007E6226" w:rsidRDefault="007E6226" w:rsidP="009C6FFA">
      <w:pPr>
        <w:rPr>
          <w:rFonts w:ascii="Courier New" w:hAnsi="Courier New" w:cs="Courier New"/>
        </w:rPr>
      </w:pPr>
    </w:p>
    <w:p w14:paraId="46EAFA6F" w14:textId="77777777" w:rsidR="007E6226" w:rsidRPr="007E6226" w:rsidRDefault="007E6226" w:rsidP="007E6226">
      <w:pPr>
        <w:rPr>
          <w:b/>
        </w:rPr>
      </w:pPr>
      <w:r w:rsidRPr="007E6226">
        <w:rPr>
          <w:b/>
        </w:rPr>
        <w:t xml:space="preserve">For more information </w:t>
      </w:r>
    </w:p>
    <w:p w14:paraId="3F965A74" w14:textId="77777777" w:rsidR="007E6226" w:rsidRDefault="009032BC" w:rsidP="007E6226">
      <w:hyperlink r:id="rId31" w:history="1">
        <w:r w:rsidR="007E6226" w:rsidRPr="00A035F1">
          <w:rPr>
            <w:rStyle w:val="Hyperlink"/>
          </w:rPr>
          <w:t>https://www.npmjs.com/package/gulp-newer</w:t>
        </w:r>
      </w:hyperlink>
    </w:p>
    <w:p w14:paraId="0618DDB9" w14:textId="77777777" w:rsidR="00DE201B" w:rsidRPr="00C078E0" w:rsidRDefault="00DE201B" w:rsidP="009C6FFA">
      <w:pPr>
        <w:rPr>
          <w:rFonts w:ascii="Courier New" w:hAnsi="Courier New" w:cs="Courier New"/>
        </w:rPr>
      </w:pPr>
    </w:p>
    <w:p w14:paraId="02FEC3EC" w14:textId="10C2F66B" w:rsidR="002106E4" w:rsidRDefault="00C078E0" w:rsidP="002106E4">
      <w:pPr>
        <w:pStyle w:val="Heading3"/>
      </w:pPr>
      <w:del w:id="128" w:author="Nandita" w:date="2015-06-25T15:30:00Z">
        <w:r w:rsidDel="00E118BE">
          <w:delText>c</w:delText>
        </w:r>
        <w:r w:rsidR="002106E4" w:rsidDel="00E118BE">
          <w:delText>oncatination</w:delText>
        </w:r>
      </w:del>
      <w:ins w:id="129" w:author="Nandita" w:date="2015-06-25T15:30:00Z">
        <w:r w:rsidR="00E118BE">
          <w:t>CONCATENATION</w:t>
        </w:r>
      </w:ins>
    </w:p>
    <w:p w14:paraId="02AEF3AE" w14:textId="0E920D24" w:rsidR="002106E4" w:rsidRDefault="002106E4" w:rsidP="002106E4">
      <w:r>
        <w:t>Before we minify our JavaScript files</w:t>
      </w:r>
      <w:ins w:id="130" w:author="Nandita" w:date="2015-06-25T15:30:00Z">
        <w:r w:rsidR="00E118BE">
          <w:t>,</w:t>
        </w:r>
      </w:ins>
      <w:r>
        <w:t xml:space="preserve"> let’s see if there are any files we wish to combine.  We could simply minify all JavaScript files</w:t>
      </w:r>
      <w:ins w:id="131" w:author="Nandita" w:date="2015-06-25T15:30:00Z">
        <w:r w:rsidR="009C0EA6">
          <w:t>,</w:t>
        </w:r>
      </w:ins>
      <w:r>
        <w:t xml:space="preserve"> then concatenate them together</w:t>
      </w:r>
      <w:ins w:id="132" w:author="Nandita" w:date="2015-06-26T17:22:00Z">
        <w:r w:rsidR="00C841F2">
          <w:t>,</w:t>
        </w:r>
      </w:ins>
      <w:r>
        <w:t xml:space="preserve"> but then we would lose the ability to map minified code to source code for debugging purposes.  </w:t>
      </w:r>
      <w:r w:rsidR="00B439DB">
        <w:t>W</w:t>
      </w:r>
      <w:r>
        <w:t>e will concatenate any code we desire and then execute a general minification task.</w:t>
      </w:r>
    </w:p>
    <w:p w14:paraId="0CC6FD82" w14:textId="77777777" w:rsidR="002F76D3" w:rsidRDefault="002F76D3" w:rsidP="003548E8"/>
    <w:p w14:paraId="48F81D8B" w14:textId="77777777" w:rsidR="002F76D3" w:rsidRPr="002F76D3" w:rsidRDefault="002F76D3" w:rsidP="003548E8">
      <w:pPr>
        <w:rPr>
          <w:b/>
        </w:rPr>
      </w:pPr>
      <w:r w:rsidRPr="002F76D3">
        <w:rPr>
          <w:b/>
        </w:rPr>
        <w:t>From the command-line install</w:t>
      </w:r>
    </w:p>
    <w:p w14:paraId="71922DFC" w14:textId="77777777" w:rsidR="004E366C" w:rsidRPr="00F76E5E" w:rsidRDefault="00F76E5E" w:rsidP="003548E8">
      <w:pPr>
        <w:rPr>
          <w:rFonts w:ascii="Courier New" w:hAnsi="Courier New" w:cs="Courier New"/>
        </w:rPr>
      </w:pPr>
      <w:r w:rsidRPr="00F76E5E">
        <w:rPr>
          <w:rFonts w:ascii="Courier New" w:hAnsi="Courier New" w:cs="Courier New"/>
        </w:rPr>
        <w:t>npm install gulp-concat --save-dev</w:t>
      </w:r>
    </w:p>
    <w:p w14:paraId="0FFB1808" w14:textId="77777777" w:rsidR="004E366C" w:rsidRDefault="004E366C" w:rsidP="002106E4"/>
    <w:p w14:paraId="2ED5AB92" w14:textId="140EDAFF" w:rsidR="00B439DB" w:rsidRPr="002F76D3" w:rsidRDefault="002F76D3" w:rsidP="00B439DB">
      <w:pPr>
        <w:rPr>
          <w:b/>
        </w:rPr>
      </w:pPr>
      <w:r w:rsidRPr="002F76D3">
        <w:rPr>
          <w:b/>
        </w:rPr>
        <w:t xml:space="preserve">Add the module to the </w:t>
      </w:r>
      <w:ins w:id="133" w:author="Nandita" w:date="2015-06-26T17:22:00Z">
        <w:r w:rsidR="00C841F2">
          <w:rPr>
            <w:b/>
          </w:rPr>
          <w:t>G</w:t>
        </w:r>
      </w:ins>
      <w:del w:id="134" w:author="Nandita" w:date="2015-06-26T17:22:00Z">
        <w:r w:rsidRPr="002F76D3" w:rsidDel="00C841F2">
          <w:rPr>
            <w:b/>
          </w:rPr>
          <w:delText>g</w:delText>
        </w:r>
      </w:del>
      <w:r w:rsidRPr="002F76D3">
        <w:rPr>
          <w:b/>
        </w:rPr>
        <w:t>ulp file</w:t>
      </w:r>
    </w:p>
    <w:p w14:paraId="5623D083" w14:textId="77777777" w:rsidR="00B63438" w:rsidRDefault="00B439DB" w:rsidP="00B439DB">
      <w:pPr>
        <w:spacing w:before="0" w:after="0"/>
        <w:rPr>
          <w:rFonts w:ascii="Courier New" w:hAnsi="Courier New" w:cs="Courier New"/>
        </w:rPr>
      </w:pPr>
      <w:r w:rsidRPr="00B439DB">
        <w:rPr>
          <w:rFonts w:ascii="Courier New" w:hAnsi="Courier New" w:cs="Courier New"/>
        </w:rPr>
        <w:lastRenderedPageBreak/>
        <w:t>, concat = require('gulp-concat')</w:t>
      </w:r>
    </w:p>
    <w:p w14:paraId="37030E94" w14:textId="77777777" w:rsidR="00DB58C8" w:rsidRPr="00B63438" w:rsidRDefault="00DB58C8" w:rsidP="00B63438">
      <w:pPr>
        <w:spacing w:before="0" w:after="0"/>
        <w:rPr>
          <w:rFonts w:ascii="Courier New" w:hAnsi="Courier New" w:cs="Courier New"/>
        </w:rPr>
      </w:pPr>
    </w:p>
    <w:p w14:paraId="0B530734" w14:textId="77777777" w:rsidR="00DD1E0E" w:rsidRDefault="00DD1E0E" w:rsidP="002106E4"/>
    <w:p w14:paraId="0B481BA7" w14:textId="18F435F7" w:rsidR="002F76D3" w:rsidRPr="002F76D3" w:rsidRDefault="002F76D3" w:rsidP="002106E4">
      <w:pPr>
        <w:rPr>
          <w:b/>
        </w:rPr>
      </w:pPr>
      <w:r w:rsidRPr="002F76D3">
        <w:rPr>
          <w:b/>
        </w:rPr>
        <w:t xml:space="preserve">Add the task to the </w:t>
      </w:r>
      <w:ins w:id="135" w:author="Nandita" w:date="2015-06-26T17:22:00Z">
        <w:r w:rsidR="00C841F2">
          <w:rPr>
            <w:b/>
          </w:rPr>
          <w:t>G</w:t>
        </w:r>
      </w:ins>
      <w:del w:id="136" w:author="Nandita" w:date="2015-06-26T17:22:00Z">
        <w:r w:rsidRPr="002F76D3" w:rsidDel="00C841F2">
          <w:rPr>
            <w:b/>
          </w:rPr>
          <w:delText>g</w:delText>
        </w:r>
      </w:del>
      <w:r w:rsidRPr="002F76D3">
        <w:rPr>
          <w:b/>
        </w:rPr>
        <w:t>ulp file</w:t>
      </w:r>
    </w:p>
    <w:p w14:paraId="68598D43" w14:textId="77777777" w:rsidR="00F76E5E" w:rsidRDefault="00F76E5E" w:rsidP="002106E4">
      <w:r>
        <w:t>Create a task that combines all</w:t>
      </w:r>
      <w:r w:rsidR="0088012F">
        <w:t xml:space="preserve"> the </w:t>
      </w:r>
      <w:r w:rsidR="0088012F" w:rsidRPr="001059C8">
        <w:rPr>
          <w:b/>
        </w:rPr>
        <w:t xml:space="preserve">core/common </w:t>
      </w:r>
      <w:r w:rsidR="0088012F" w:rsidRPr="00AD4F29">
        <w:t>files</w:t>
      </w:r>
      <w:r w:rsidR="00B521AF">
        <w:t xml:space="preserve"> into one.</w:t>
      </w:r>
    </w:p>
    <w:p w14:paraId="4E8D3B00"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gulp.task('coreservices', function () {</w:t>
      </w:r>
    </w:p>
    <w:p w14:paraId="1B1D4BEA"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return gulp.src('src/core/common/**/*')</w:t>
      </w:r>
    </w:p>
    <w:p w14:paraId="4DF60C79"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.pipe(plumber({</w:t>
      </w:r>
    </w:p>
    <w:p w14:paraId="73496E32"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errorHandler: onError</w:t>
      </w:r>
    </w:p>
    <w:p w14:paraId="6315781C"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14:paraId="49ADC56E"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.pipe(concat('core.services.js'))</w:t>
      </w:r>
    </w:p>
    <w:p w14:paraId="2A7BDF16"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.pipe(gulp.dest('./dist/'));</w:t>
      </w:r>
    </w:p>
    <w:p w14:paraId="6D2A0576" w14:textId="77777777" w:rsidR="0088012F" w:rsidRPr="00225D71" w:rsidRDefault="00BE14B9" w:rsidP="00BE14B9">
      <w:pPr>
        <w:spacing w:before="0" w:after="0"/>
        <w:rPr>
          <w:rFonts w:ascii="Courier New" w:hAnsi="Courier New" w:cs="Courier New"/>
        </w:rPr>
      </w:pPr>
      <w:r w:rsidRPr="00BE14B9">
        <w:rPr>
          <w:rFonts w:ascii="Courier New" w:hAnsi="Courier New" w:cs="Courier New"/>
        </w:rPr>
        <w:t>});</w:t>
      </w:r>
    </w:p>
    <w:p w14:paraId="00208219" w14:textId="77777777" w:rsidR="00DD1E0E" w:rsidRDefault="00DD1E0E" w:rsidP="002106E4"/>
    <w:p w14:paraId="7A2BA0DE" w14:textId="77777777" w:rsidR="006A4756" w:rsidRDefault="006A4756" w:rsidP="002106E4">
      <w:r>
        <w:t xml:space="preserve">Create a task that combines all the </w:t>
      </w:r>
      <w:r w:rsidRPr="006A4756">
        <w:rPr>
          <w:b/>
        </w:rPr>
        <w:t>route.config</w:t>
      </w:r>
      <w:r>
        <w:t>.js files together.</w:t>
      </w:r>
    </w:p>
    <w:p w14:paraId="76C74FCB" w14:textId="6EB4CB4F" w:rsidR="006A4756" w:rsidRDefault="006A4756" w:rsidP="006A4756">
      <w:r>
        <w:t xml:space="preserve">NOTE: This capability to combine the route config is what makes the </w:t>
      </w:r>
      <w:commentRangeStart w:id="137"/>
      <w:r>
        <w:t>drop</w:t>
      </w:r>
      <w:del w:id="138" w:author="Nandita" w:date="2015-06-25T15:31:00Z">
        <w:r w:rsidDel="009C0EA6">
          <w:delText xml:space="preserve"> </w:delText>
        </w:r>
      </w:del>
      <w:ins w:id="139" w:author="Nandita" w:date="2015-06-25T15:31:00Z">
        <w:r w:rsidR="009C0EA6">
          <w:t>-</w:t>
        </w:r>
      </w:ins>
      <w:r>
        <w:t xml:space="preserve">in </w:t>
      </w:r>
      <w:commentRangeEnd w:id="137"/>
      <w:r w:rsidR="00A40146">
        <w:rPr>
          <w:rStyle w:val="CommentReference"/>
        </w:rPr>
        <w:commentReference w:id="137"/>
      </w:r>
      <w:r>
        <w:t>application style of MashupJS work.</w:t>
      </w:r>
    </w:p>
    <w:p w14:paraId="574D2398"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gulp.task('routeconfig', function () {</w:t>
      </w:r>
    </w:p>
    <w:p w14:paraId="455B5A02"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return gulp.src(['src/core/config/route.config.js', 'src/apps/**/route.config.js'])</w:t>
      </w:r>
    </w:p>
    <w:p w14:paraId="5C98C5C2"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.pipe(plumber({</w:t>
      </w:r>
    </w:p>
    <w:p w14:paraId="6BE784CE"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errorHandler: onError</w:t>
      </w:r>
    </w:p>
    <w:p w14:paraId="2BDED12B"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14:paraId="1E0B1BB1"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.pipe(concat('route.config.js'))</w:t>
      </w:r>
    </w:p>
    <w:p w14:paraId="2B320A34" w14:textId="77777777"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.pipe(gulp.dest('./dist/'));</w:t>
      </w:r>
    </w:p>
    <w:p w14:paraId="39BE2982" w14:textId="77777777" w:rsidR="006A4756" w:rsidRPr="00F15453" w:rsidRDefault="00BE14B9" w:rsidP="00BE14B9">
      <w:pPr>
        <w:spacing w:before="0" w:after="0"/>
        <w:rPr>
          <w:rFonts w:ascii="Courier New" w:hAnsi="Courier New" w:cs="Courier New"/>
        </w:rPr>
      </w:pPr>
      <w:r w:rsidRPr="00BE14B9">
        <w:rPr>
          <w:rFonts w:ascii="Courier New" w:hAnsi="Courier New" w:cs="Courier New"/>
        </w:rPr>
        <w:t>});</w:t>
      </w:r>
    </w:p>
    <w:p w14:paraId="4F4B380B" w14:textId="77777777" w:rsidR="00DD1E0E" w:rsidRDefault="00DD1E0E" w:rsidP="002106E4"/>
    <w:p w14:paraId="13B1D358" w14:textId="37E5C75F" w:rsidR="00846FD1" w:rsidRDefault="00846FD1" w:rsidP="002106E4">
      <w:r>
        <w:t xml:space="preserve">Now </w:t>
      </w:r>
      <w:r w:rsidR="0071796D">
        <w:t>copy</w:t>
      </w:r>
      <w:r>
        <w:t xml:space="preserve"> all your </w:t>
      </w:r>
      <w:r w:rsidRPr="001059C8">
        <w:rPr>
          <w:b/>
        </w:rPr>
        <w:t>bower libraries</w:t>
      </w:r>
      <w:r>
        <w:t xml:space="preserve"> together.</w:t>
      </w:r>
      <w:r w:rsidR="004A1617">
        <w:t xml:space="preserve">  Typically</w:t>
      </w:r>
      <w:ins w:id="140" w:author="Nandita" w:date="2015-06-25T15:33:00Z">
        <w:r w:rsidR="00287187">
          <w:t>,</w:t>
        </w:r>
      </w:ins>
      <w:r w:rsidR="004A1617">
        <w:t xml:space="preserve"> you’d combine as many of these files as possible.  For now</w:t>
      </w:r>
      <w:ins w:id="141" w:author="Nandita" w:date="2015-06-25T15:33:00Z">
        <w:r w:rsidR="003E6767">
          <w:t>,</w:t>
        </w:r>
      </w:ins>
      <w:r w:rsidR="004A1617">
        <w:t xml:space="preserve"> we will work with </w:t>
      </w:r>
      <w:ins w:id="142" w:author="Nandita" w:date="2015-06-25T15:33:00Z">
        <w:r w:rsidR="00287187">
          <w:t>third</w:t>
        </w:r>
      </w:ins>
      <w:del w:id="143" w:author="Nandita" w:date="2015-06-25T15:33:00Z">
        <w:r w:rsidR="004A1617" w:rsidDel="00287187">
          <w:delText>3</w:delText>
        </w:r>
        <w:r w:rsidR="004A1617" w:rsidRPr="004A1617" w:rsidDel="00287187">
          <w:rPr>
            <w:vertAlign w:val="superscript"/>
          </w:rPr>
          <w:delText>rd</w:delText>
        </w:r>
      </w:del>
      <w:r w:rsidR="004A1617">
        <w:t xml:space="preserve"> party libraries as separate files.</w:t>
      </w:r>
    </w:p>
    <w:p w14:paraId="2805862D"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gulp.task('libs', function () {</w:t>
      </w:r>
    </w:p>
    <w:p w14:paraId="76F93074"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return gulp.src(['bower_components/**//bootstrap/dist/js/bootstrap.min.js'</w:t>
      </w:r>
    </w:p>
    <w:p w14:paraId="50C4D69D"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'bower_components/**//normalize.css/normalize.css'</w:t>
      </w:r>
    </w:p>
    <w:p w14:paraId="2A6A2445"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'bower_components/**//fontawesome/css/font-awesome.min.css'</w:t>
      </w:r>
    </w:p>
    <w:p w14:paraId="44FE3FBC"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'bower_components/**/fontawesome/fonts/*.*'</w:t>
      </w:r>
    </w:p>
    <w:p w14:paraId="68DFF2E0"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'bower_components/**//jquery/dist/jquery.min.js'</w:t>
      </w:r>
    </w:p>
    <w:p w14:paraId="72756492"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'bower_components/**//angular/*.min.js'</w:t>
      </w:r>
    </w:p>
    <w:p w14:paraId="1CA03625"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lastRenderedPageBreak/>
        <w:t xml:space="preserve">                    , 'bower_components/**//angular-route/angular-route.min.js'</w:t>
      </w:r>
    </w:p>
    <w:p w14:paraId="4949DBB8"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'bower_components/**//angular-sanitize/angular-sanitize.min.js'</w:t>
      </w:r>
    </w:p>
    <w:p w14:paraId="317EF71D"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'bower_components/**//angular-bootstrap/ui-bootstrap-tpls.min.js'</w:t>
      </w:r>
    </w:p>
    <w:p w14:paraId="6EDAE222"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'bower_components/**//lodash/lodash.min.js'])</w:t>
      </w:r>
    </w:p>
    <w:p w14:paraId="5E2220F2"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.pipe(plumber({</w:t>
      </w:r>
    </w:p>
    <w:p w14:paraId="5E56C1A6"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errorHandler: onError</w:t>
      </w:r>
    </w:p>
    <w:p w14:paraId="414FE00F"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w:t>
      </w:r>
    </w:p>
    <w:p w14:paraId="305388BA"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//.pipe(concat('libs.js'))</w:t>
      </w:r>
    </w:p>
    <w:p w14:paraId="0FB102EB" w14:textId="77777777"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.pipe(gulp.dest('dist/core/lib/bower/./'));</w:t>
      </w:r>
    </w:p>
    <w:p w14:paraId="14C99F74" w14:textId="77777777" w:rsidR="00E06A3E" w:rsidRPr="0071796D" w:rsidRDefault="0071796D" w:rsidP="0071796D">
      <w:pPr>
        <w:spacing w:before="0" w:after="0"/>
        <w:rPr>
          <w:rFonts w:ascii="Courier New" w:hAnsi="Courier New" w:cs="Courier New"/>
          <w:sz w:val="20"/>
        </w:rPr>
      </w:pPr>
      <w:r w:rsidRPr="0071796D">
        <w:rPr>
          <w:rFonts w:ascii="Courier New" w:hAnsi="Courier New" w:cs="Courier New"/>
          <w:sz w:val="20"/>
        </w:rPr>
        <w:t>});</w:t>
      </w:r>
    </w:p>
    <w:p w14:paraId="15F6F3D1" w14:textId="77777777" w:rsidR="00BD61EA" w:rsidRDefault="00BD61EA" w:rsidP="00B67EF6">
      <w:pPr>
        <w:spacing w:before="0" w:after="0"/>
      </w:pPr>
    </w:p>
    <w:p w14:paraId="3DF46820" w14:textId="77777777" w:rsidR="00BD61EA" w:rsidRPr="00BD61EA" w:rsidRDefault="00BD61EA" w:rsidP="00B67EF6">
      <w:pPr>
        <w:spacing w:before="0" w:after="0"/>
        <w:rPr>
          <w:b/>
        </w:rPr>
      </w:pPr>
      <w:r w:rsidRPr="00BD61EA">
        <w:rPr>
          <w:b/>
        </w:rPr>
        <w:t>Add the new tasks to the default task</w:t>
      </w:r>
    </w:p>
    <w:p w14:paraId="644B6D3D" w14:textId="77777777"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gulp.task('default', function () {</w:t>
      </w:r>
    </w:p>
    <w:p w14:paraId="3CAAA04A" w14:textId="77777777"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runSequence('annotate', 'clean-dist', 'copy',</w:t>
      </w:r>
    </w:p>
    <w:p w14:paraId="78D41CA2" w14:textId="77777777"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r w:rsidRPr="00BD61EA">
        <w:rPr>
          <w:rFonts w:ascii="Courier New" w:hAnsi="Courier New" w:cs="Courier New"/>
          <w:b/>
          <w:sz w:val="18"/>
          <w:szCs w:val="18"/>
        </w:rPr>
        <w:t>['coreservices', 'routeconfig', 'libs']</w:t>
      </w:r>
      <w:r w:rsidRPr="00B67EF6">
        <w:rPr>
          <w:rFonts w:ascii="Courier New" w:hAnsi="Courier New" w:cs="Courier New"/>
          <w:sz w:val="18"/>
          <w:szCs w:val="18"/>
        </w:rPr>
        <w:t>);</w:t>
      </w:r>
    </w:p>
    <w:p w14:paraId="7C5B6650" w14:textId="77777777" w:rsidR="00E06A3E" w:rsidRDefault="00B67EF6" w:rsidP="00B67EF6">
      <w:pPr>
        <w:spacing w:before="0" w:after="0"/>
        <w:rPr>
          <w:rFonts w:ascii="Courier New" w:hAnsi="Courier New" w:cs="Courier New"/>
        </w:rPr>
      </w:pPr>
      <w:r w:rsidRPr="00B67EF6">
        <w:rPr>
          <w:rFonts w:ascii="Courier New" w:hAnsi="Courier New" w:cs="Courier New"/>
          <w:sz w:val="18"/>
          <w:szCs w:val="18"/>
        </w:rPr>
        <w:t>});</w:t>
      </w:r>
    </w:p>
    <w:p w14:paraId="597107D1" w14:textId="77777777" w:rsidR="00E06A3E" w:rsidRPr="00846FD1" w:rsidRDefault="00E06A3E" w:rsidP="001D7A29">
      <w:pPr>
        <w:spacing w:before="0" w:after="0"/>
        <w:rPr>
          <w:rFonts w:ascii="Courier New" w:hAnsi="Courier New" w:cs="Courier New"/>
        </w:rPr>
      </w:pPr>
    </w:p>
    <w:p w14:paraId="6045C766" w14:textId="77777777" w:rsidR="00F76E5E" w:rsidRDefault="00380F6B" w:rsidP="002106E4">
      <w:r>
        <w:t>For additional documentation on gulp-</w:t>
      </w:r>
      <w:r w:rsidR="00AD57F3">
        <w:t>concat</w:t>
      </w:r>
      <w:r>
        <w:t xml:space="preserve">: </w:t>
      </w:r>
      <w:hyperlink r:id="rId32" w:history="1">
        <w:r w:rsidR="00AD57F3" w:rsidRPr="00821699">
          <w:rPr>
            <w:rStyle w:val="Hyperlink"/>
          </w:rPr>
          <w:t>https://github.com/wearefractal/gulp-concat</w:t>
        </w:r>
      </w:hyperlink>
    </w:p>
    <w:p w14:paraId="6FFF7229" w14:textId="77777777" w:rsidR="00DD15A1" w:rsidRDefault="00D654B8" w:rsidP="002106E4">
      <w:r w:rsidRPr="00D654B8">
        <w:rPr>
          <w:b/>
        </w:rPr>
        <w:t>Run the default task</w:t>
      </w:r>
      <w:r w:rsidR="00DD15A1">
        <w:br/>
      </w:r>
      <w:r w:rsidR="00DD15A1" w:rsidRPr="00DD15A1">
        <w:rPr>
          <w:rFonts w:ascii="Courier New" w:hAnsi="Courier New" w:cs="Courier New"/>
        </w:rPr>
        <w:t>gulp</w:t>
      </w:r>
    </w:p>
    <w:p w14:paraId="35CB947E" w14:textId="77777777" w:rsidR="00DD15A1" w:rsidRDefault="00DD15A1" w:rsidP="002106E4">
      <w:r>
        <w:rPr>
          <w:noProof/>
        </w:rPr>
        <w:drawing>
          <wp:inline distT="0" distB="0" distL="0" distR="0" wp14:anchorId="04EFA3C7" wp14:editId="786AAE4E">
            <wp:extent cx="6448425" cy="326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8425" cy="3267075"/>
                    </a:xfrm>
                    <a:prstGeom prst="rect">
                      <a:avLst/>
                    </a:prstGeom>
                  </pic:spPr>
                </pic:pic>
              </a:graphicData>
            </a:graphic>
          </wp:inline>
        </w:drawing>
      </w:r>
    </w:p>
    <w:p w14:paraId="5E0C7A84" w14:textId="77777777" w:rsidR="00DD15A1" w:rsidRDefault="00DD15A1" w:rsidP="002106E4"/>
    <w:p w14:paraId="1FC50481" w14:textId="77777777" w:rsidR="00812219" w:rsidRPr="00812219" w:rsidRDefault="00812219" w:rsidP="002106E4">
      <w:pPr>
        <w:rPr>
          <w:b/>
        </w:rPr>
      </w:pPr>
      <w:r w:rsidRPr="00812219">
        <w:rPr>
          <w:b/>
        </w:rPr>
        <w:t>For more information</w:t>
      </w:r>
    </w:p>
    <w:p w14:paraId="644A8794" w14:textId="77777777" w:rsidR="00812219" w:rsidRDefault="009032BC" w:rsidP="002106E4">
      <w:hyperlink r:id="rId34" w:history="1">
        <w:r w:rsidR="00812219" w:rsidRPr="00A035F1">
          <w:rPr>
            <w:rStyle w:val="Hyperlink"/>
          </w:rPr>
          <w:t>https://www.npmjs.com/package/gulp-concat</w:t>
        </w:r>
      </w:hyperlink>
    </w:p>
    <w:p w14:paraId="1A4013E2" w14:textId="77777777" w:rsidR="00812219" w:rsidRDefault="00812219" w:rsidP="002106E4"/>
    <w:p w14:paraId="274773C9" w14:textId="77777777" w:rsidR="00174ACB" w:rsidRDefault="00174ACB" w:rsidP="002106E4">
      <w:pPr>
        <w:pStyle w:val="Heading3"/>
      </w:pPr>
      <w:r>
        <w:t>Compress and Minify JavaScript</w:t>
      </w:r>
    </w:p>
    <w:p w14:paraId="7B319FB6" w14:textId="15BB7248" w:rsidR="00824CF7" w:rsidRDefault="00D829C4" w:rsidP="009C6FFA">
      <w:r>
        <w:t>It’s finally time to minify</w:t>
      </w:r>
      <w:r w:rsidR="007125A3">
        <w:t xml:space="preserve"> and compress</w:t>
      </w:r>
      <w:r>
        <w:t xml:space="preserve"> JavaScript files.</w:t>
      </w:r>
      <w:r w:rsidR="00F15453">
        <w:t xml:space="preserve">  A normal solution would be to concatenate all </w:t>
      </w:r>
      <w:r w:rsidR="00F15453" w:rsidRPr="00F15453">
        <w:rPr>
          <w:rFonts w:ascii="Courier New" w:hAnsi="Courier New" w:cs="Courier New"/>
        </w:rPr>
        <w:t>*.js</w:t>
      </w:r>
      <w:r w:rsidR="00F15453">
        <w:t xml:space="preserve"> files into a single file name,</w:t>
      </w:r>
      <w:r w:rsidR="00DE1446">
        <w:t>”</w:t>
      </w:r>
      <w:r w:rsidR="00F15453">
        <w:t>app.js</w:t>
      </w:r>
      <w:r w:rsidR="00DE1446">
        <w:t>”</w:t>
      </w:r>
      <w:r w:rsidR="00F15453">
        <w:t xml:space="preserve"> or</w:t>
      </w:r>
      <w:r w:rsidR="00DE1446">
        <w:t xml:space="preserve"> “all.app.js” or</w:t>
      </w:r>
      <w:r w:rsidR="00F15453">
        <w:t xml:space="preserve"> something similar.  The MashupJS is built to scale so large that a single</w:t>
      </w:r>
      <w:r w:rsidR="00DE1446">
        <w:t xml:space="preserve"> </w:t>
      </w:r>
      <w:del w:id="144" w:author="Nandita" w:date="2015-06-25T15:34:00Z">
        <w:r w:rsidR="00DE1446" w:rsidDel="00710C65">
          <w:delText>concatinated</w:delText>
        </w:r>
      </w:del>
      <w:ins w:id="145" w:author="Nandita" w:date="2015-06-25T15:34:00Z">
        <w:r w:rsidR="00710C65">
          <w:t>concatenated</w:t>
        </w:r>
      </w:ins>
      <w:r w:rsidR="00F15453">
        <w:t xml:space="preserve"> </w:t>
      </w:r>
      <w:r w:rsidR="00F15453" w:rsidRPr="00F15453">
        <w:rPr>
          <w:rFonts w:ascii="Courier New" w:hAnsi="Courier New" w:cs="Courier New"/>
        </w:rPr>
        <w:t xml:space="preserve">*.js </w:t>
      </w:r>
      <w:r w:rsidR="00F15453">
        <w:t>file might become too large and lazy loading will be desired.</w:t>
      </w:r>
    </w:p>
    <w:p w14:paraId="39C90413" w14:textId="0F2203C7" w:rsidR="00D829C4" w:rsidRDefault="00F15453" w:rsidP="009C6FFA">
      <w:r>
        <w:t>Here we will minify and compress individual JavaScript files</w:t>
      </w:r>
      <w:r w:rsidR="00DE1446">
        <w:t xml:space="preserve">. </w:t>
      </w:r>
      <w:ins w:id="146" w:author="Nandita" w:date="2015-06-26T17:25:00Z">
        <w:r w:rsidR="00D62312">
          <w:t xml:space="preserve"> </w:t>
        </w:r>
      </w:ins>
      <w:r w:rsidR="00DE1446">
        <w:t xml:space="preserve">Source </w:t>
      </w:r>
      <w:r>
        <w:t>maps will be created for troubleshooting and debugging.</w:t>
      </w:r>
      <w:r w:rsidR="00DE1446">
        <w:t xml:space="preserve">  Source maps link between the original source code and the optimized code.</w:t>
      </w:r>
    </w:p>
    <w:p w14:paraId="6FAE2996" w14:textId="77777777" w:rsidR="0032267F" w:rsidRDefault="0032267F" w:rsidP="00DE1446">
      <w:pPr>
        <w:spacing w:before="0" w:after="0"/>
      </w:pPr>
    </w:p>
    <w:p w14:paraId="077E53C9" w14:textId="77777777" w:rsidR="0032267F" w:rsidRPr="0032267F" w:rsidRDefault="0032267F" w:rsidP="00DE1446">
      <w:pPr>
        <w:spacing w:before="0" w:after="0"/>
        <w:rPr>
          <w:b/>
        </w:rPr>
      </w:pPr>
      <w:r w:rsidRPr="0032267F">
        <w:rPr>
          <w:b/>
        </w:rPr>
        <w:t>From the command-line install</w:t>
      </w:r>
    </w:p>
    <w:p w14:paraId="1460F5E7" w14:textId="77777777" w:rsidR="003548E8" w:rsidRPr="00F76E5E" w:rsidRDefault="003548E8" w:rsidP="00DE1446">
      <w:pPr>
        <w:spacing w:before="0" w:after="0"/>
        <w:rPr>
          <w:rFonts w:ascii="Courier New" w:hAnsi="Courier New" w:cs="Courier New"/>
        </w:rPr>
      </w:pPr>
      <w:r w:rsidRPr="00F76E5E">
        <w:rPr>
          <w:rFonts w:ascii="Courier New" w:hAnsi="Courier New" w:cs="Courier New"/>
        </w:rPr>
        <w:t>npm install gulp-</w:t>
      </w:r>
      <w:r>
        <w:rPr>
          <w:rFonts w:ascii="Courier New" w:hAnsi="Courier New" w:cs="Courier New"/>
        </w:rPr>
        <w:t>rename</w:t>
      </w:r>
      <w:r w:rsidRPr="00F76E5E">
        <w:rPr>
          <w:rFonts w:ascii="Courier New" w:hAnsi="Courier New" w:cs="Courier New"/>
        </w:rPr>
        <w:t xml:space="preserve"> --save-dev</w:t>
      </w:r>
    </w:p>
    <w:p w14:paraId="66C65504" w14:textId="77777777" w:rsidR="003548E8" w:rsidRPr="00F76E5E" w:rsidRDefault="003548E8" w:rsidP="00DE1446">
      <w:pPr>
        <w:spacing w:before="0" w:after="0"/>
        <w:rPr>
          <w:rFonts w:ascii="Courier New" w:hAnsi="Courier New" w:cs="Courier New"/>
        </w:rPr>
      </w:pPr>
      <w:r w:rsidRPr="00F76E5E">
        <w:rPr>
          <w:rFonts w:ascii="Courier New" w:hAnsi="Courier New" w:cs="Courier New"/>
        </w:rPr>
        <w:t>npm install gulp-</w:t>
      </w:r>
      <w:r>
        <w:rPr>
          <w:rFonts w:ascii="Courier New" w:hAnsi="Courier New" w:cs="Courier New"/>
        </w:rPr>
        <w:t>uglify</w:t>
      </w:r>
      <w:r w:rsidRPr="00F76E5E">
        <w:rPr>
          <w:rFonts w:ascii="Courier New" w:hAnsi="Courier New" w:cs="Courier New"/>
        </w:rPr>
        <w:t xml:space="preserve"> --save-dev</w:t>
      </w:r>
    </w:p>
    <w:p w14:paraId="61B859D6" w14:textId="77777777" w:rsidR="003548E8" w:rsidRPr="00F76E5E" w:rsidRDefault="003548E8" w:rsidP="00DE1446">
      <w:pPr>
        <w:spacing w:before="0" w:after="0"/>
        <w:rPr>
          <w:rFonts w:ascii="Courier New" w:hAnsi="Courier New" w:cs="Courier New"/>
        </w:rPr>
      </w:pPr>
      <w:r w:rsidRPr="00F76E5E">
        <w:rPr>
          <w:rFonts w:ascii="Courier New" w:hAnsi="Courier New" w:cs="Courier New"/>
        </w:rPr>
        <w:t>npm install gulp-</w:t>
      </w:r>
      <w:r>
        <w:rPr>
          <w:rFonts w:ascii="Courier New" w:hAnsi="Courier New" w:cs="Courier New"/>
        </w:rPr>
        <w:t>sourcemaps</w:t>
      </w:r>
      <w:r w:rsidRPr="00F76E5E">
        <w:rPr>
          <w:rFonts w:ascii="Courier New" w:hAnsi="Courier New" w:cs="Courier New"/>
        </w:rPr>
        <w:t xml:space="preserve"> --save-dev</w:t>
      </w:r>
    </w:p>
    <w:p w14:paraId="785B4958" w14:textId="77777777" w:rsidR="003548E8" w:rsidRDefault="003548E8" w:rsidP="009C6FFA"/>
    <w:p w14:paraId="6119B6AB" w14:textId="26F7A04B" w:rsidR="003548E8" w:rsidRPr="0032267F" w:rsidRDefault="0032267F" w:rsidP="003548E8">
      <w:pPr>
        <w:rPr>
          <w:b/>
        </w:rPr>
      </w:pPr>
      <w:r w:rsidRPr="0032267F">
        <w:rPr>
          <w:b/>
        </w:rPr>
        <w:t xml:space="preserve">Add the new modules to the </w:t>
      </w:r>
      <w:ins w:id="147" w:author="Nandita" w:date="2015-06-26T17:25:00Z">
        <w:r w:rsidR="00D62312">
          <w:rPr>
            <w:b/>
          </w:rPr>
          <w:t>G</w:t>
        </w:r>
      </w:ins>
      <w:del w:id="148" w:author="Nandita" w:date="2015-06-26T17:25:00Z">
        <w:r w:rsidRPr="0032267F" w:rsidDel="00D62312">
          <w:rPr>
            <w:b/>
          </w:rPr>
          <w:delText>g</w:delText>
        </w:r>
      </w:del>
      <w:r w:rsidRPr="0032267F">
        <w:rPr>
          <w:b/>
        </w:rPr>
        <w:t>ulp file</w:t>
      </w:r>
    </w:p>
    <w:p w14:paraId="3281A825" w14:textId="77777777" w:rsidR="00DE1446" w:rsidRPr="00DE1446" w:rsidRDefault="00DE1446" w:rsidP="00DE1446">
      <w:pPr>
        <w:spacing w:before="0" w:after="0"/>
        <w:rPr>
          <w:rFonts w:ascii="Courier New" w:hAnsi="Courier New" w:cs="Courier New"/>
        </w:rPr>
      </w:pPr>
      <w:r w:rsidRPr="00DE1446">
        <w:rPr>
          <w:rFonts w:ascii="Courier New" w:hAnsi="Courier New" w:cs="Courier New"/>
        </w:rPr>
        <w:t>, rename                = require('gulp-rename')</w:t>
      </w:r>
    </w:p>
    <w:p w14:paraId="331C6E1B" w14:textId="77777777" w:rsidR="00DE1446" w:rsidRPr="00DE1446" w:rsidRDefault="00DE1446" w:rsidP="00DE1446">
      <w:pPr>
        <w:spacing w:before="0" w:after="0"/>
        <w:rPr>
          <w:rFonts w:ascii="Courier New" w:hAnsi="Courier New" w:cs="Courier New"/>
        </w:rPr>
      </w:pPr>
      <w:r w:rsidRPr="00DE1446">
        <w:rPr>
          <w:rFonts w:ascii="Courier New" w:hAnsi="Courier New" w:cs="Courier New"/>
        </w:rPr>
        <w:t>, uglify                = require('gulp-uglify')</w:t>
      </w:r>
    </w:p>
    <w:p w14:paraId="64B8D367" w14:textId="77777777" w:rsidR="003548E8" w:rsidRDefault="00DE1446" w:rsidP="00DE1446">
      <w:pPr>
        <w:spacing w:before="0" w:after="0"/>
        <w:rPr>
          <w:rFonts w:ascii="Courier New" w:hAnsi="Courier New" w:cs="Courier New"/>
        </w:rPr>
      </w:pPr>
      <w:r w:rsidRPr="00DE1446">
        <w:rPr>
          <w:rFonts w:ascii="Courier New" w:hAnsi="Courier New" w:cs="Courier New"/>
        </w:rPr>
        <w:t>, sourcemaps            = require('gulp-sourcemaps')</w:t>
      </w:r>
    </w:p>
    <w:p w14:paraId="21930F34" w14:textId="77777777" w:rsidR="00DE1446" w:rsidRDefault="00DE1446" w:rsidP="00DE1446"/>
    <w:p w14:paraId="21BB103D" w14:textId="04CD1D2A" w:rsidR="003548E8" w:rsidRPr="0032267F" w:rsidRDefault="0032267F" w:rsidP="009C6FFA">
      <w:pPr>
        <w:rPr>
          <w:b/>
        </w:rPr>
      </w:pPr>
      <w:r w:rsidRPr="0032267F">
        <w:rPr>
          <w:b/>
        </w:rPr>
        <w:t xml:space="preserve">Add the task to the </w:t>
      </w:r>
      <w:ins w:id="149" w:author="Nandita" w:date="2015-06-26T17:25:00Z">
        <w:r w:rsidR="00D62312">
          <w:rPr>
            <w:b/>
          </w:rPr>
          <w:t>G</w:t>
        </w:r>
      </w:ins>
      <w:del w:id="150" w:author="Nandita" w:date="2015-06-26T17:25:00Z">
        <w:r w:rsidRPr="0032267F" w:rsidDel="00D62312">
          <w:rPr>
            <w:b/>
          </w:rPr>
          <w:delText>g</w:delText>
        </w:r>
      </w:del>
      <w:r w:rsidRPr="0032267F">
        <w:rPr>
          <w:b/>
        </w:rPr>
        <w:t>ulp file</w:t>
      </w:r>
    </w:p>
    <w:p w14:paraId="206ABF8A"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gulp.task('uglifyalljs', function () {</w:t>
      </w:r>
    </w:p>
    <w:p w14:paraId="3A42E0A2"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//gulp.task('uglifyalljs', ['copy', 'coreservices', 'routeconfig', 'tscompile'], function () {</w:t>
      </w:r>
    </w:p>
    <w:p w14:paraId="32B075FA"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return gulp.src(['dist/**/*.js', '!/**/*.min.js', '!dist/core/lib/**/*', '!dist/core/common/**/*'], { base: 'dist/./' })</w:t>
      </w:r>
    </w:p>
    <w:p w14:paraId="36AACA78"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.pipe(plumber({</w:t>
      </w:r>
    </w:p>
    <w:p w14:paraId="51261E7B"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errorHandler: onError</w:t>
      </w:r>
    </w:p>
    <w:p w14:paraId="3E6C3A10"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14:paraId="58FC486F"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.pipe(sourcemaps.init())</w:t>
      </w:r>
    </w:p>
    <w:p w14:paraId="6173B53F"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  .pipe(newer('dist/./'))</w:t>
      </w:r>
    </w:p>
    <w:p w14:paraId="2EFD1372"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.pipe(uglify())</w:t>
      </w:r>
    </w:p>
    <w:p w14:paraId="3DDFC2EC"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.pipe(rename({</w:t>
      </w:r>
    </w:p>
    <w:p w14:paraId="4C45AEA7"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extname: '.min.js'</w:t>
      </w:r>
    </w:p>
    <w:p w14:paraId="284A0B1F"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14:paraId="3B995E8E"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.pipe(sourcemaps.write('./'))</w:t>
      </w:r>
    </w:p>
    <w:p w14:paraId="05CD5391" w14:textId="77777777"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.pipe(gulp.dest('dist/./'));</w:t>
      </w:r>
    </w:p>
    <w:p w14:paraId="310B9D52" w14:textId="77777777" w:rsidR="003548E8" w:rsidRPr="00E42F6C" w:rsidRDefault="00E42F6C" w:rsidP="00E42F6C">
      <w:pPr>
        <w:spacing w:before="0" w:after="0"/>
        <w:rPr>
          <w:sz w:val="20"/>
        </w:rPr>
      </w:pPr>
      <w:r w:rsidRPr="00E42F6C">
        <w:rPr>
          <w:rFonts w:ascii="Courier New" w:hAnsi="Courier New" w:cs="Courier New"/>
          <w:sz w:val="20"/>
        </w:rPr>
        <w:lastRenderedPageBreak/>
        <w:t>});</w:t>
      </w:r>
    </w:p>
    <w:p w14:paraId="259F1CBF" w14:textId="77777777" w:rsidR="0032267F" w:rsidRDefault="0032267F" w:rsidP="00FC31CC">
      <w:pPr>
        <w:spacing w:before="0" w:after="0"/>
      </w:pPr>
    </w:p>
    <w:p w14:paraId="641E8993" w14:textId="77777777" w:rsidR="0032267F" w:rsidRDefault="0032267F" w:rsidP="00FC31CC">
      <w:pPr>
        <w:spacing w:before="0" w:after="0"/>
      </w:pPr>
    </w:p>
    <w:p w14:paraId="0290C378" w14:textId="77777777" w:rsidR="0032267F" w:rsidRPr="0032267F" w:rsidRDefault="0032267F" w:rsidP="00FC31CC">
      <w:pPr>
        <w:spacing w:before="0" w:after="0"/>
        <w:rPr>
          <w:b/>
        </w:rPr>
      </w:pPr>
      <w:r w:rsidRPr="0032267F">
        <w:rPr>
          <w:b/>
        </w:rPr>
        <w:t>Add the new task to the default task</w:t>
      </w:r>
    </w:p>
    <w:p w14:paraId="06A777C3" w14:textId="77777777"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gulp.task('default', function () {</w:t>
      </w:r>
    </w:p>
    <w:p w14:paraId="61AA2AEA" w14:textId="77777777"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runSequence('annotate', 'clean-dist', 'copy',</w:t>
      </w:r>
    </w:p>
    <w:p w14:paraId="583D30E2" w14:textId="77777777"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['coreservices', 'routeconfig', 'libs'],</w:t>
      </w:r>
    </w:p>
    <w:p w14:paraId="3E892F82" w14:textId="77777777"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r w:rsidRPr="006C6DEB">
        <w:rPr>
          <w:rFonts w:ascii="Courier New" w:hAnsi="Courier New" w:cs="Courier New"/>
          <w:b/>
          <w:sz w:val="18"/>
          <w:szCs w:val="18"/>
        </w:rPr>
        <w:t>['uglifyalljs']</w:t>
      </w:r>
      <w:r w:rsidRPr="00FC31CC">
        <w:rPr>
          <w:rFonts w:ascii="Courier New" w:hAnsi="Courier New" w:cs="Courier New"/>
          <w:sz w:val="18"/>
          <w:szCs w:val="18"/>
        </w:rPr>
        <w:t>);</w:t>
      </w:r>
    </w:p>
    <w:p w14:paraId="2FF06D29" w14:textId="77777777" w:rsidR="0041119E"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w:t>
      </w:r>
    </w:p>
    <w:p w14:paraId="35989D0E" w14:textId="77777777" w:rsidR="00FC31CC" w:rsidRDefault="00FC31CC" w:rsidP="00FC31CC"/>
    <w:p w14:paraId="3ACDEFCA" w14:textId="77777777" w:rsidR="00FC31CC" w:rsidRDefault="005A5A1A" w:rsidP="00FC31CC">
      <w:r>
        <w:t>Notice the “uglifyalljs” task is placed in sequence to execute only after the previous array of tasks executes.  This is to allow the “coreservices” and “routeconfig” JavaScripts to be created.  Then they can be optimized by “uglifyalljs”.</w:t>
      </w:r>
    </w:p>
    <w:p w14:paraId="0974D9B9" w14:textId="77777777" w:rsidR="005A5A1A" w:rsidRDefault="005A5A1A" w:rsidP="00FC31CC">
      <w:pPr>
        <w:spacing w:before="0" w:after="0"/>
      </w:pPr>
    </w:p>
    <w:p w14:paraId="62D150AB" w14:textId="77777777" w:rsidR="00FC31CC" w:rsidRPr="0032267F" w:rsidRDefault="0032267F" w:rsidP="00FC31CC">
      <w:pPr>
        <w:spacing w:before="0" w:after="0"/>
        <w:rPr>
          <w:b/>
        </w:rPr>
      </w:pPr>
      <w:r w:rsidRPr="0032267F">
        <w:rPr>
          <w:b/>
        </w:rPr>
        <w:t>Run the default task</w:t>
      </w:r>
    </w:p>
    <w:p w14:paraId="13108E62" w14:textId="77777777" w:rsidR="005A5A1A" w:rsidRPr="005A5A1A" w:rsidRDefault="005A5A1A" w:rsidP="00FC31CC">
      <w:pPr>
        <w:spacing w:before="0" w:after="0"/>
        <w:rPr>
          <w:rFonts w:ascii="Courier New" w:hAnsi="Courier New" w:cs="Courier New"/>
        </w:rPr>
      </w:pPr>
      <w:r w:rsidRPr="005A5A1A">
        <w:rPr>
          <w:rFonts w:ascii="Courier New" w:hAnsi="Courier New" w:cs="Courier New"/>
        </w:rPr>
        <w:t>gulp</w:t>
      </w:r>
    </w:p>
    <w:p w14:paraId="7D330C68" w14:textId="77777777" w:rsidR="005A5A1A" w:rsidRDefault="005A5A1A" w:rsidP="00FC31CC">
      <w:pPr>
        <w:spacing w:before="0" w:after="0"/>
      </w:pPr>
    </w:p>
    <w:p w14:paraId="2A6FE493" w14:textId="77777777" w:rsidR="005A5A1A" w:rsidRDefault="005A5A1A" w:rsidP="00FC31CC">
      <w:pPr>
        <w:spacing w:before="0" w:after="0"/>
      </w:pPr>
      <w:r>
        <w:rPr>
          <w:noProof/>
        </w:rPr>
        <w:drawing>
          <wp:inline distT="0" distB="0" distL="0" distR="0" wp14:anchorId="2FADDC33" wp14:editId="3BE55FBA">
            <wp:extent cx="6448425" cy="3267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267075"/>
                    </a:xfrm>
                    <a:prstGeom prst="rect">
                      <a:avLst/>
                    </a:prstGeom>
                  </pic:spPr>
                </pic:pic>
              </a:graphicData>
            </a:graphic>
          </wp:inline>
        </w:drawing>
      </w:r>
    </w:p>
    <w:p w14:paraId="21A0995F" w14:textId="77777777" w:rsidR="005A5A1A" w:rsidRDefault="005A5A1A" w:rsidP="00FC31CC">
      <w:pPr>
        <w:spacing w:before="0" w:after="0"/>
      </w:pPr>
    </w:p>
    <w:p w14:paraId="29288D4E" w14:textId="77777777" w:rsidR="0032267F" w:rsidRDefault="0032267F" w:rsidP="00FC31CC">
      <w:pPr>
        <w:spacing w:before="0" w:after="0"/>
        <w:rPr>
          <w:b/>
        </w:rPr>
      </w:pPr>
    </w:p>
    <w:p w14:paraId="13C1C13B" w14:textId="77777777" w:rsidR="0032267F" w:rsidRDefault="0032267F" w:rsidP="00FC31CC">
      <w:pPr>
        <w:spacing w:before="0" w:after="0"/>
        <w:rPr>
          <w:b/>
        </w:rPr>
      </w:pPr>
      <w:r>
        <w:rPr>
          <w:b/>
        </w:rPr>
        <w:t>For more information</w:t>
      </w:r>
    </w:p>
    <w:p w14:paraId="0B1EAA63" w14:textId="77777777" w:rsidR="0032267F" w:rsidRDefault="009032BC" w:rsidP="00FC31CC">
      <w:pPr>
        <w:spacing w:before="0" w:after="0"/>
      </w:pPr>
      <w:hyperlink r:id="rId36" w:history="1">
        <w:r w:rsidR="0032267F" w:rsidRPr="00A035F1">
          <w:rPr>
            <w:rStyle w:val="Hyperlink"/>
          </w:rPr>
          <w:t>https://www.npmjs.com/package/gulp-rename</w:t>
        </w:r>
      </w:hyperlink>
    </w:p>
    <w:p w14:paraId="327B430D" w14:textId="77777777" w:rsidR="0032267F" w:rsidRDefault="009032BC" w:rsidP="00FC31CC">
      <w:pPr>
        <w:spacing w:before="0" w:after="0"/>
      </w:pPr>
      <w:hyperlink r:id="rId37" w:history="1">
        <w:r w:rsidR="0032267F" w:rsidRPr="00A035F1">
          <w:rPr>
            <w:rStyle w:val="Hyperlink"/>
          </w:rPr>
          <w:t>https://www.npmjs.com/package/gulp-uglify</w:t>
        </w:r>
      </w:hyperlink>
    </w:p>
    <w:p w14:paraId="3DC80E35" w14:textId="77777777" w:rsidR="0032267F" w:rsidRDefault="009032BC" w:rsidP="00FC31CC">
      <w:pPr>
        <w:spacing w:before="0" w:after="0"/>
      </w:pPr>
      <w:hyperlink r:id="rId38" w:history="1">
        <w:r w:rsidR="0032267F" w:rsidRPr="00A035F1">
          <w:rPr>
            <w:rStyle w:val="Hyperlink"/>
          </w:rPr>
          <w:t>https://www.npmjs.com/package/gulp-sourcemaps</w:t>
        </w:r>
      </w:hyperlink>
    </w:p>
    <w:p w14:paraId="3ED5E1D8" w14:textId="77777777" w:rsidR="0032267F" w:rsidRPr="0032267F" w:rsidRDefault="0032267F" w:rsidP="00FC31CC">
      <w:pPr>
        <w:spacing w:before="0" w:after="0"/>
      </w:pPr>
    </w:p>
    <w:p w14:paraId="2E45E619" w14:textId="77777777" w:rsidR="0032267F" w:rsidRDefault="0032267F" w:rsidP="00FC31CC">
      <w:pPr>
        <w:spacing w:before="0" w:after="0"/>
        <w:rPr>
          <w:b/>
        </w:rPr>
      </w:pPr>
    </w:p>
    <w:p w14:paraId="4A9923A0" w14:textId="77777777" w:rsidR="005A5A1A" w:rsidRPr="007C5EDE" w:rsidRDefault="007C5EDE" w:rsidP="00FC31CC">
      <w:pPr>
        <w:spacing w:before="0" w:after="0"/>
        <w:rPr>
          <w:b/>
        </w:rPr>
      </w:pPr>
      <w:r w:rsidRPr="007C5EDE">
        <w:rPr>
          <w:b/>
        </w:rPr>
        <w:lastRenderedPageBreak/>
        <w:t>Current state of code</w:t>
      </w:r>
    </w:p>
    <w:p w14:paraId="6FF88318" w14:textId="77777777" w:rsidR="007C5EDE" w:rsidRDefault="007C5EDE" w:rsidP="00FC31CC">
      <w:pPr>
        <w:spacing w:before="0" w:after="0"/>
      </w:pPr>
    </w:p>
    <w:p w14:paraId="2BCA24FC" w14:textId="77777777" w:rsidR="007C5EDE" w:rsidRDefault="007C5EDE" w:rsidP="00FC31CC">
      <w:pPr>
        <w:spacing w:before="0" w:after="0"/>
      </w:pPr>
      <w:r>
        <w:t>package.json</w:t>
      </w:r>
    </w:p>
    <w:p w14:paraId="04F9955E" w14:textId="77777777" w:rsidR="007C5EDE" w:rsidRDefault="007C5EDE" w:rsidP="00FC31CC">
      <w:pPr>
        <w:spacing w:before="0" w:after="0"/>
      </w:pPr>
    </w:p>
    <w:p w14:paraId="75E3E500"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42D5377F"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"name": "Mashup.UI.Core",</w:t>
      </w:r>
    </w:p>
    <w:p w14:paraId="08BEDEC7"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"version": "1.0.0",</w:t>
      </w:r>
    </w:p>
    <w:p w14:paraId="1D753164"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"description": "",</w:t>
      </w:r>
    </w:p>
    <w:p w14:paraId="33F48C8A"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"main": "index.js",</w:t>
      </w:r>
    </w:p>
    <w:p w14:paraId="47C0615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"scripts": {</w:t>
      </w:r>
    </w:p>
    <w:p w14:paraId="3A637DA8"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"test": "echo \"Error: no test specified\" &amp;&amp; exit 1"</w:t>
      </w:r>
    </w:p>
    <w:p w14:paraId="15D8663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29D5C05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"author": "",</w:t>
      </w:r>
    </w:p>
    <w:p w14:paraId="0841AA1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"license": "ISC",</w:t>
      </w:r>
    </w:p>
    <w:p w14:paraId="5A2638CC"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"devDependencies": {</w:t>
      </w:r>
    </w:p>
    <w:p w14:paraId="075DD62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 "^3.9.0",</w:t>
      </w:r>
    </w:p>
    <w:p w14:paraId="35ED9386"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"gulp-clean": "^0.3.1",</w:t>
      </w:r>
    </w:p>
    <w:p w14:paraId="76415118"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"gulp-concat": "^2.5.2",</w:t>
      </w:r>
    </w:p>
    <w:p w14:paraId="42D1089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"gulp-newer": "^0.5.1",</w:t>
      </w:r>
    </w:p>
    <w:p w14:paraId="68447BD3"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"gulp-ng-annotate": "^1.0.0",</w:t>
      </w:r>
    </w:p>
    <w:p w14:paraId="264F331B"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"gulp-plumber": "^1.0.1",</w:t>
      </w:r>
    </w:p>
    <w:p w14:paraId="47686A66"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"gulp-rename": "^1.2.2",</w:t>
      </w:r>
    </w:p>
    <w:p w14:paraId="0BC6B1DC"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"gulp-sourcemaps": "^1.5.2",</w:t>
      </w:r>
    </w:p>
    <w:p w14:paraId="60A2007D"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"gulp-uglify": "^1.2.0",</w:t>
      </w:r>
    </w:p>
    <w:p w14:paraId="41F9A4C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"run-sequence": "^1.1.1"</w:t>
      </w:r>
    </w:p>
    <w:p w14:paraId="21328F27"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2BAA9B7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4B1BFFD3" w14:textId="77777777" w:rsidR="005A5A1A" w:rsidRDefault="005A5A1A" w:rsidP="00FC31CC">
      <w:pPr>
        <w:spacing w:before="0" w:after="0"/>
      </w:pPr>
    </w:p>
    <w:p w14:paraId="0C320D55" w14:textId="77777777" w:rsidR="007C5EDE" w:rsidRDefault="007C5EDE" w:rsidP="00FC31CC">
      <w:pPr>
        <w:spacing w:before="0" w:after="0"/>
      </w:pPr>
    </w:p>
    <w:p w14:paraId="77363AE3" w14:textId="77777777" w:rsidR="007C5EDE" w:rsidRDefault="007C5EDE" w:rsidP="00FC31CC">
      <w:pPr>
        <w:spacing w:before="0" w:after="0"/>
      </w:pPr>
      <w:r>
        <w:t>gulpfile.js</w:t>
      </w:r>
    </w:p>
    <w:p w14:paraId="767DFB77" w14:textId="77777777" w:rsidR="007C5EDE" w:rsidRDefault="007C5EDE" w:rsidP="007C5EDE">
      <w:pPr>
        <w:spacing w:before="0" w:after="0"/>
      </w:pPr>
    </w:p>
    <w:p w14:paraId="5A24FEBD"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var onError = function(err) {</w:t>
      </w:r>
    </w:p>
    <w:p w14:paraId="584D71E6"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console.log(err);</w:t>
      </w:r>
    </w:p>
    <w:p w14:paraId="2E176B3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5378A43F" w14:textId="77777777" w:rsidR="007C5EDE" w:rsidRPr="007C5EDE" w:rsidRDefault="007C5EDE" w:rsidP="007C5EDE">
      <w:pPr>
        <w:spacing w:before="0" w:after="0"/>
        <w:rPr>
          <w:rFonts w:ascii="Courier New" w:hAnsi="Courier New" w:cs="Courier New"/>
          <w:sz w:val="16"/>
          <w:szCs w:val="16"/>
        </w:rPr>
      </w:pPr>
    </w:p>
    <w:p w14:paraId="5641F67A"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var gulp = require('gulp')</w:t>
      </w:r>
    </w:p>
    <w:p w14:paraId="3B998E3F"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require('gulp-uglify')</w:t>
      </w:r>
    </w:p>
    <w:p w14:paraId="0CF2DE4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require('gulp-rename')</w:t>
      </w:r>
    </w:p>
    <w:p w14:paraId="5C45358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require('gulp-sourcemaps')</w:t>
      </w:r>
    </w:p>
    <w:p w14:paraId="6622AA8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runSequence           = require('run-sequence')</w:t>
      </w:r>
    </w:p>
    <w:p w14:paraId="5AF4988A"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plumber               = require('gulp-plumber')</w:t>
      </w:r>
    </w:p>
    <w:p w14:paraId="748CD95F"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ngAnnotate            = require('gulp-ng-annotate')</w:t>
      </w:r>
    </w:p>
    <w:p w14:paraId="5A7BF94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clean                 = require('gulp-clean')</w:t>
      </w:r>
    </w:p>
    <w:p w14:paraId="61175563"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newer                 = require('gulp-newer')</w:t>
      </w:r>
    </w:p>
    <w:p w14:paraId="5733981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concat                = require('gulp-concat')</w:t>
      </w:r>
    </w:p>
    <w:p w14:paraId="715DD3F6"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require('gulp-rename')</w:t>
      </w:r>
    </w:p>
    <w:p w14:paraId="37997403"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require('gulp-uglify')</w:t>
      </w:r>
    </w:p>
    <w:p w14:paraId="1504637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require('gulp-sourcemaps')</w:t>
      </w:r>
    </w:p>
    <w:p w14:paraId="6467C36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7BC0796B" w14:textId="77777777" w:rsidR="007C5EDE" w:rsidRPr="007C5EDE" w:rsidRDefault="007C5EDE" w:rsidP="007C5EDE">
      <w:pPr>
        <w:spacing w:before="0" w:after="0"/>
        <w:rPr>
          <w:rFonts w:ascii="Courier New" w:hAnsi="Courier New" w:cs="Courier New"/>
          <w:sz w:val="16"/>
          <w:szCs w:val="16"/>
        </w:rPr>
      </w:pPr>
    </w:p>
    <w:p w14:paraId="21FEFBC1"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gulp.task('annotate', function () {</w:t>
      </w:r>
    </w:p>
    <w:p w14:paraId="4E0CD49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return gulp.src(['src/index.controller.js', 'src/core/**/*.js', 'src/apps/**/*.js', '!src/core/lib/**/*', '!src/**/*.min.js'], { base: 'src/./' })</w:t>
      </w:r>
    </w:p>
    <w:p w14:paraId="5D443E2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.pipe(plumber({</w:t>
      </w:r>
    </w:p>
    <w:p w14:paraId="1E1253B0"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errorHandler: onError</w:t>
      </w:r>
    </w:p>
    <w:p w14:paraId="40214CC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588B067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.pipe(ngAnnotate())</w:t>
      </w:r>
    </w:p>
    <w:p w14:paraId="68850350"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.pipe(gulp.dest('src/./'));</w:t>
      </w:r>
    </w:p>
    <w:p w14:paraId="51DCF15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lastRenderedPageBreak/>
        <w:t>});</w:t>
      </w:r>
    </w:p>
    <w:p w14:paraId="2423C2A5" w14:textId="77777777" w:rsidR="007C5EDE" w:rsidRPr="007C5EDE" w:rsidRDefault="007C5EDE" w:rsidP="007C5EDE">
      <w:pPr>
        <w:spacing w:before="0" w:after="0"/>
        <w:rPr>
          <w:rFonts w:ascii="Courier New" w:hAnsi="Courier New" w:cs="Courier New"/>
          <w:sz w:val="16"/>
          <w:szCs w:val="16"/>
        </w:rPr>
      </w:pPr>
    </w:p>
    <w:p w14:paraId="0AEEE938"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gulp.task('clean-dist', function () {</w:t>
      </w:r>
    </w:p>
    <w:p w14:paraId="0A75C271"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return gulp.src('dist', { read: false })</w:t>
      </w:r>
    </w:p>
    <w:p w14:paraId="62B12C4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.pipe(plumber({</w:t>
      </w:r>
    </w:p>
    <w:p w14:paraId="41FBDD8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errorHandler: onError</w:t>
      </w:r>
    </w:p>
    <w:p w14:paraId="766F7AE8"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2DCB0CD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.pipe(clean());</w:t>
      </w:r>
    </w:p>
    <w:p w14:paraId="61B7958D"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5AF12414" w14:textId="77777777" w:rsidR="007C5EDE" w:rsidRPr="007C5EDE" w:rsidRDefault="007C5EDE" w:rsidP="007C5EDE">
      <w:pPr>
        <w:spacing w:before="0" w:after="0"/>
        <w:rPr>
          <w:rFonts w:ascii="Courier New" w:hAnsi="Courier New" w:cs="Courier New"/>
          <w:sz w:val="16"/>
          <w:szCs w:val="16"/>
        </w:rPr>
      </w:pPr>
    </w:p>
    <w:p w14:paraId="7001F5A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gulp.task('copy', function () {</w:t>
      </w:r>
    </w:p>
    <w:p w14:paraId="1639A7BD"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return gulp.src('src/**/*')</w:t>
      </w:r>
    </w:p>
    <w:p w14:paraId="3CE4CD9C"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.pipe(plumber({</w:t>
      </w:r>
    </w:p>
    <w:p w14:paraId="30B0AC3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errorHandler: onError</w:t>
      </w:r>
    </w:p>
    <w:p w14:paraId="04CCA6CF"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3A281656"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.pipe(newer('dist')) </w:t>
      </w:r>
    </w:p>
    <w:p w14:paraId="2EEDB17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.pipe(gulp.dest('dist'));</w:t>
      </w:r>
    </w:p>
    <w:p w14:paraId="6FBEF6DA"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0C10FF5C" w14:textId="77777777" w:rsidR="007C5EDE" w:rsidRPr="007C5EDE" w:rsidRDefault="007C5EDE" w:rsidP="007C5EDE">
      <w:pPr>
        <w:spacing w:before="0" w:after="0"/>
        <w:rPr>
          <w:rFonts w:ascii="Courier New" w:hAnsi="Courier New" w:cs="Courier New"/>
          <w:sz w:val="16"/>
          <w:szCs w:val="16"/>
        </w:rPr>
      </w:pPr>
    </w:p>
    <w:p w14:paraId="03213123"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gulp.task('coreservices', function () {</w:t>
      </w:r>
    </w:p>
    <w:p w14:paraId="2B66AE7C"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return gulp.src('src/core/common/**/*')</w:t>
      </w:r>
    </w:p>
    <w:p w14:paraId="1D408951"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.pipe(plumber({</w:t>
      </w:r>
    </w:p>
    <w:p w14:paraId="4FE0B0BB"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errorHandler: onError</w:t>
      </w:r>
    </w:p>
    <w:p w14:paraId="79E8DAA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75187DD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.pipe(concat('core.services.js'))</w:t>
      </w:r>
    </w:p>
    <w:p w14:paraId="47A0D78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.pipe(gulp.dest('./dist/'));</w:t>
      </w:r>
    </w:p>
    <w:p w14:paraId="007A47D1"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6E21DF9C" w14:textId="77777777" w:rsidR="007C5EDE" w:rsidRPr="007C5EDE" w:rsidRDefault="007C5EDE" w:rsidP="007C5EDE">
      <w:pPr>
        <w:spacing w:before="0" w:after="0"/>
        <w:rPr>
          <w:rFonts w:ascii="Courier New" w:hAnsi="Courier New" w:cs="Courier New"/>
          <w:sz w:val="16"/>
          <w:szCs w:val="16"/>
        </w:rPr>
      </w:pPr>
    </w:p>
    <w:p w14:paraId="248C56D7"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gulp.task('routeconfig', function () {</w:t>
      </w:r>
    </w:p>
    <w:p w14:paraId="36EC3C2A"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return gulp.src(['src/core/config/route.config.js', 'src/apps/**/route.config.js'])</w:t>
      </w:r>
    </w:p>
    <w:p w14:paraId="1FCCEABB"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.pipe(plumber({</w:t>
      </w:r>
    </w:p>
    <w:p w14:paraId="1355C8C0"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errorHandler: onError</w:t>
      </w:r>
    </w:p>
    <w:p w14:paraId="5D0325CB"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5CCDD7DA"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.pipe(concat('route.config.js'))</w:t>
      </w:r>
    </w:p>
    <w:p w14:paraId="5FDEB0B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.pipe(gulp.dest('./dist/'));</w:t>
      </w:r>
    </w:p>
    <w:p w14:paraId="7D2F4E1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1AD41690" w14:textId="77777777" w:rsidR="007C5EDE" w:rsidRPr="007C5EDE" w:rsidRDefault="007C5EDE" w:rsidP="007C5EDE">
      <w:pPr>
        <w:spacing w:before="0" w:after="0"/>
        <w:rPr>
          <w:rFonts w:ascii="Courier New" w:hAnsi="Courier New" w:cs="Courier New"/>
          <w:sz w:val="16"/>
          <w:szCs w:val="16"/>
        </w:rPr>
      </w:pPr>
    </w:p>
    <w:p w14:paraId="557240F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gulp.task('libs', function () {</w:t>
      </w:r>
    </w:p>
    <w:p w14:paraId="1B343056"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return gulp.src(['bower_components/**/*.js'])</w:t>
      </w:r>
    </w:p>
    <w:p w14:paraId="3C2F017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.pipe(plumber({</w:t>
      </w:r>
    </w:p>
    <w:p w14:paraId="72585B91"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errorHandler: onError</w:t>
      </w:r>
    </w:p>
    <w:p w14:paraId="42BDB6FF"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03222F14"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.pipe(concat('libs.js'))</w:t>
      </w:r>
    </w:p>
    <w:p w14:paraId="5174CEF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.pipe(gulp.dest('dist/core/lib/'));</w:t>
      </w:r>
    </w:p>
    <w:p w14:paraId="09346BCB"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14:paraId="3B180C9C" w14:textId="77777777" w:rsidR="007C5EDE" w:rsidRPr="007C5EDE" w:rsidRDefault="007C5EDE" w:rsidP="007C5EDE">
      <w:pPr>
        <w:spacing w:before="0" w:after="0"/>
        <w:rPr>
          <w:rFonts w:ascii="Courier New" w:hAnsi="Courier New" w:cs="Courier New"/>
          <w:sz w:val="16"/>
          <w:szCs w:val="16"/>
        </w:rPr>
      </w:pPr>
    </w:p>
    <w:p w14:paraId="24A8898D"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gulp.task('uglifyalljs', function () {</w:t>
      </w:r>
    </w:p>
    <w:p w14:paraId="70B1A7A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//gulp.task('uglifyalljs', ['copy', 'coreservices', 'routeconfig', 'tscompile'], function () {</w:t>
      </w:r>
    </w:p>
    <w:p w14:paraId="6A78E1A4"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return gulp.src(['dist/**/*.js', '!/**/*.min.js', '!dist/core/lib/**/*', '!dist/core/common/**/*'], { base: 'dist/./' })</w:t>
      </w:r>
    </w:p>
    <w:p w14:paraId="3A75511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.pipe(plumber({</w:t>
      </w:r>
    </w:p>
    <w:p w14:paraId="41B459D0"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errorHandler: onError</w:t>
      </w:r>
    </w:p>
    <w:p w14:paraId="3EE64978"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239D505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.pipe(sourcemaps.init())</w:t>
      </w:r>
    </w:p>
    <w:p w14:paraId="651F1774"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.pipe(newer('dist/./'))</w:t>
      </w:r>
    </w:p>
    <w:p w14:paraId="74D3A9C9"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.pipe(uglify())</w:t>
      </w:r>
    </w:p>
    <w:p w14:paraId="77256C64"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.pipe(rename({</w:t>
      </w:r>
    </w:p>
    <w:p w14:paraId="71BC3994"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extname: '.min.js'</w:t>
      </w:r>
    </w:p>
    <w:p w14:paraId="5CF9C957"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14:paraId="75AE0211"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.pipe(sourcemaps.write('./'))</w:t>
      </w:r>
    </w:p>
    <w:p w14:paraId="2F9242DC"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.pipe(gulp.dest('dist/./'));</w:t>
      </w:r>
    </w:p>
    <w:p w14:paraId="191BAEFE"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lastRenderedPageBreak/>
        <w:t>});</w:t>
      </w:r>
    </w:p>
    <w:p w14:paraId="5614FB2C" w14:textId="77777777" w:rsidR="007C5EDE" w:rsidRPr="007C5EDE" w:rsidRDefault="007C5EDE" w:rsidP="007C5EDE">
      <w:pPr>
        <w:spacing w:before="0" w:after="0"/>
        <w:rPr>
          <w:rFonts w:ascii="Courier New" w:hAnsi="Courier New" w:cs="Courier New"/>
          <w:sz w:val="16"/>
          <w:szCs w:val="16"/>
        </w:rPr>
      </w:pPr>
    </w:p>
    <w:p w14:paraId="7DF4A9F6" w14:textId="77777777" w:rsidR="007C5EDE" w:rsidRPr="007C5EDE" w:rsidRDefault="007C5EDE" w:rsidP="007C5EDE">
      <w:pPr>
        <w:spacing w:before="0" w:after="0"/>
        <w:rPr>
          <w:rFonts w:ascii="Courier New" w:hAnsi="Courier New" w:cs="Courier New"/>
          <w:sz w:val="16"/>
          <w:szCs w:val="16"/>
        </w:rPr>
      </w:pPr>
    </w:p>
    <w:p w14:paraId="2E29408C"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14:paraId="7F9E1033"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Default Task</w:t>
      </w:r>
    </w:p>
    <w:p w14:paraId="6DE07075"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14:paraId="56472320"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gulp.task('default', function () {</w:t>
      </w:r>
    </w:p>
    <w:p w14:paraId="021B6EC0"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runSequence('annotate', 'clean-dist', 'copy',</w:t>
      </w:r>
    </w:p>
    <w:p w14:paraId="71747358"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['coreservices', 'routeconfig', 'libs'],</w:t>
      </w:r>
    </w:p>
    <w:p w14:paraId="1B79EEA2" w14:textId="77777777"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['uglifyalljs']);</w:t>
      </w:r>
    </w:p>
    <w:p w14:paraId="2FC48A67" w14:textId="77777777" w:rsidR="007C5EDE" w:rsidRPr="007C5EDE" w:rsidRDefault="007C5EDE" w:rsidP="00FC31CC">
      <w:pPr>
        <w:spacing w:before="0" w:after="0"/>
        <w:rPr>
          <w:rFonts w:ascii="Courier New" w:hAnsi="Courier New" w:cs="Courier New"/>
          <w:sz w:val="16"/>
          <w:szCs w:val="16"/>
        </w:rPr>
      </w:pPr>
      <w:r w:rsidRPr="007C5EDE">
        <w:rPr>
          <w:rFonts w:ascii="Courier New" w:hAnsi="Courier New" w:cs="Courier New"/>
          <w:sz w:val="16"/>
          <w:szCs w:val="16"/>
        </w:rPr>
        <w:t>});</w:t>
      </w:r>
    </w:p>
    <w:p w14:paraId="21FE6B2F" w14:textId="77777777" w:rsidR="007C5EDE" w:rsidRDefault="007C5EDE" w:rsidP="00FC31CC">
      <w:pPr>
        <w:spacing w:before="0" w:after="0"/>
      </w:pPr>
    </w:p>
    <w:p w14:paraId="3862B4C7" w14:textId="3EF3F840" w:rsidR="00785EA7" w:rsidRDefault="009B395E" w:rsidP="00027102">
      <w:pPr>
        <w:pStyle w:val="Heading2"/>
      </w:pPr>
      <w:r>
        <w:t xml:space="preserve">GULP Tutorial Part </w:t>
      </w:r>
      <w:del w:id="151" w:author="Nandita" w:date="2015-06-26T13:09:00Z">
        <w:r w:rsidR="00936B24" w:rsidDel="0034735B">
          <w:delText>8</w:delText>
        </w:r>
      </w:del>
      <w:ins w:id="152" w:author="Nandita" w:date="2015-06-26T13:09:00Z">
        <w:r w:rsidR="0034735B">
          <w:t>7</w:t>
        </w:r>
      </w:ins>
      <w:r>
        <w:t xml:space="preserve"> – </w:t>
      </w:r>
      <w:r w:rsidR="00027102">
        <w:t>Optimizing CSS</w:t>
      </w:r>
    </w:p>
    <w:p w14:paraId="3DBE13CE" w14:textId="71CE0BF7" w:rsidR="005A5A1A" w:rsidRDefault="005A5A1A" w:rsidP="009C6FFA">
      <w:r>
        <w:t xml:space="preserve">CSS gives us another opportunity </w:t>
      </w:r>
      <w:del w:id="153" w:author="Nandita" w:date="2015-06-25T15:37:00Z">
        <w:r w:rsidDel="00710C65">
          <w:delText xml:space="preserve">at </w:delText>
        </w:r>
      </w:del>
      <w:ins w:id="154" w:author="Nandita" w:date="2015-06-25T15:37:00Z">
        <w:r w:rsidR="00710C65">
          <w:t xml:space="preserve">for </w:t>
        </w:r>
      </w:ins>
      <w:r>
        <w:t>optimization.  SASS is a higher</w:t>
      </w:r>
      <w:del w:id="155" w:author="Nandita" w:date="2015-06-25T15:37:00Z">
        <w:r w:rsidDel="008745C6">
          <w:delText xml:space="preserve"> </w:delText>
        </w:r>
      </w:del>
      <w:ins w:id="156" w:author="Nandita" w:date="2015-06-25T15:37:00Z">
        <w:r w:rsidR="008745C6">
          <w:t>-</w:t>
        </w:r>
      </w:ins>
      <w:r>
        <w:t>level language for CSS that can be transpiled down to CSS similar to how TypeScript is transpiled down to JavaScript.  Later in this tutorial</w:t>
      </w:r>
      <w:ins w:id="157" w:author="Nandita" w:date="2015-06-25T15:37:00Z">
        <w:r w:rsidR="008745C6">
          <w:t>,</w:t>
        </w:r>
      </w:ins>
      <w:r>
        <w:t xml:space="preserve"> we will add a task for transpiling SASS to CSS.</w:t>
      </w:r>
    </w:p>
    <w:p w14:paraId="400A93B0" w14:textId="61931F5A" w:rsidR="005A5A1A" w:rsidRDefault="005A5A1A" w:rsidP="009C6FFA">
      <w:r>
        <w:t>In this task</w:t>
      </w:r>
      <w:ins w:id="158" w:author="Nandita" w:date="2015-06-25T15:39:00Z">
        <w:r w:rsidR="000C20B1">
          <w:t>,</w:t>
        </w:r>
      </w:ins>
      <w:r>
        <w:t xml:space="preserve"> we will optimize all existing CSS files.</w:t>
      </w:r>
    </w:p>
    <w:p w14:paraId="70D09635" w14:textId="77777777" w:rsidR="005A5A1A" w:rsidRDefault="005A5A1A" w:rsidP="009C6FFA"/>
    <w:p w14:paraId="0D1F7634" w14:textId="77777777" w:rsidR="005C1F89" w:rsidRPr="00AB60A3" w:rsidRDefault="00AB60A3" w:rsidP="009C6FFA">
      <w:pPr>
        <w:rPr>
          <w:b/>
        </w:rPr>
      </w:pPr>
      <w:r w:rsidRPr="00AB60A3">
        <w:rPr>
          <w:b/>
        </w:rPr>
        <w:t>From the command-line install</w:t>
      </w:r>
    </w:p>
    <w:p w14:paraId="0B06619D" w14:textId="77777777" w:rsidR="00B81B7A" w:rsidRPr="00B81B7A" w:rsidRDefault="00B81B7A" w:rsidP="009C6FFA">
      <w:pPr>
        <w:rPr>
          <w:rFonts w:ascii="Courier New" w:hAnsi="Courier New" w:cs="Courier New"/>
        </w:rPr>
      </w:pPr>
      <w:r w:rsidRPr="00B81B7A">
        <w:rPr>
          <w:rFonts w:ascii="Courier New" w:hAnsi="Courier New" w:cs="Courier New"/>
        </w:rPr>
        <w:t>npm install gulp-minify-css --save-dev</w:t>
      </w:r>
    </w:p>
    <w:p w14:paraId="0EDB8AC5" w14:textId="77777777" w:rsidR="00363C37" w:rsidRDefault="00363C37" w:rsidP="00B81B7A"/>
    <w:p w14:paraId="17676D07" w14:textId="4BE48569" w:rsidR="00B81B7A" w:rsidRPr="00AB60A3" w:rsidRDefault="00AB60A3" w:rsidP="00B81B7A">
      <w:pPr>
        <w:rPr>
          <w:b/>
        </w:rPr>
      </w:pPr>
      <w:r w:rsidRPr="00AB60A3">
        <w:rPr>
          <w:b/>
        </w:rPr>
        <w:t xml:space="preserve">Add the module to the </w:t>
      </w:r>
      <w:ins w:id="159" w:author="Nandita" w:date="2015-06-26T17:26:00Z">
        <w:r w:rsidR="00D62312">
          <w:rPr>
            <w:b/>
          </w:rPr>
          <w:t>G</w:t>
        </w:r>
      </w:ins>
      <w:del w:id="160" w:author="Nandita" w:date="2015-06-26T17:26:00Z">
        <w:r w:rsidRPr="00AB60A3" w:rsidDel="00D62312">
          <w:rPr>
            <w:b/>
          </w:rPr>
          <w:delText>g</w:delText>
        </w:r>
      </w:del>
      <w:r w:rsidRPr="00AB60A3">
        <w:rPr>
          <w:b/>
        </w:rPr>
        <w:t>ulp file</w:t>
      </w:r>
    </w:p>
    <w:p w14:paraId="75CE67A0" w14:textId="77777777" w:rsidR="005C1F89" w:rsidRDefault="00AF4D0B" w:rsidP="00AF4D0B">
      <w:pPr>
        <w:rPr>
          <w:rFonts w:ascii="Courier New" w:hAnsi="Courier New" w:cs="Courier New"/>
        </w:rPr>
      </w:pPr>
      <w:r w:rsidRPr="00AF4D0B">
        <w:rPr>
          <w:rFonts w:ascii="Courier New" w:hAnsi="Courier New" w:cs="Courier New"/>
        </w:rPr>
        <w:t>, minifycss             = require('gulp-minify-css')</w:t>
      </w:r>
    </w:p>
    <w:p w14:paraId="0A6A6D46" w14:textId="77777777" w:rsidR="00AF4D0B" w:rsidRDefault="00AF4D0B" w:rsidP="00AF4D0B"/>
    <w:p w14:paraId="2FEECB8E" w14:textId="18DEECFB" w:rsidR="00B81B7A" w:rsidRPr="00AB60A3" w:rsidRDefault="00AB60A3" w:rsidP="00B81B7A">
      <w:pPr>
        <w:rPr>
          <w:b/>
        </w:rPr>
      </w:pPr>
      <w:r>
        <w:rPr>
          <w:b/>
        </w:rPr>
        <w:t xml:space="preserve">Add the task to the </w:t>
      </w:r>
      <w:ins w:id="161" w:author="Nandita" w:date="2015-06-26T17:27:00Z">
        <w:r w:rsidR="00D62312">
          <w:rPr>
            <w:b/>
          </w:rPr>
          <w:t>G</w:t>
        </w:r>
      </w:ins>
      <w:del w:id="162" w:author="Nandita" w:date="2015-06-26T17:27:00Z">
        <w:r w:rsidDel="00D62312">
          <w:rPr>
            <w:b/>
          </w:rPr>
          <w:delText>g</w:delText>
        </w:r>
      </w:del>
      <w:r>
        <w:rPr>
          <w:b/>
        </w:rPr>
        <w:t>ulp file</w:t>
      </w:r>
    </w:p>
    <w:p w14:paraId="7703D81B"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gulp.task('minifycss', ['copy'], function () {</w:t>
      </w:r>
    </w:p>
    <w:p w14:paraId="6986759F"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return gulp.src(['dist/**/*.css', '!/**/*.min.css', '!dist/core/lib/**/*'], { base: 'dist/./' })</w:t>
      </w:r>
    </w:p>
    <w:p w14:paraId="665B51AA"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.pipe(sourcemaps.init())</w:t>
      </w:r>
    </w:p>
    <w:p w14:paraId="5858DF17"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.pipe(minifycss())</w:t>
      </w:r>
    </w:p>
    <w:p w14:paraId="64736A9E"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.pipe(rename({</w:t>
      </w:r>
    </w:p>
    <w:p w14:paraId="3ACE1381"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extname: '.min.css'</w:t>
      </w:r>
    </w:p>
    <w:p w14:paraId="0ECF091E"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
    <w:p w14:paraId="379D81CA"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.pipe(sourcemaps.write('./'))</w:t>
      </w:r>
    </w:p>
    <w:p w14:paraId="3088FD92" w14:textId="77777777"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.pipe(gulp.dest('dist/./'));</w:t>
      </w:r>
    </w:p>
    <w:p w14:paraId="1274A60E" w14:textId="77777777" w:rsidR="005C1F89" w:rsidRPr="00940FEE" w:rsidRDefault="00940FEE" w:rsidP="00940FEE">
      <w:pPr>
        <w:spacing w:before="0" w:after="0"/>
        <w:rPr>
          <w:rFonts w:ascii="Courier New" w:hAnsi="Courier New" w:cs="Courier New"/>
        </w:rPr>
      </w:pPr>
      <w:r w:rsidRPr="00940FEE">
        <w:rPr>
          <w:rFonts w:ascii="Courier New" w:hAnsi="Courier New" w:cs="Courier New"/>
        </w:rPr>
        <w:t>});</w:t>
      </w:r>
    </w:p>
    <w:p w14:paraId="20131CA9" w14:textId="77777777" w:rsidR="00B81B7A" w:rsidRDefault="00B81B7A" w:rsidP="009C6FFA"/>
    <w:p w14:paraId="183F545E" w14:textId="77777777" w:rsidR="00E97232" w:rsidRPr="00AB60A3" w:rsidRDefault="00AB60A3" w:rsidP="009C6FFA">
      <w:pPr>
        <w:rPr>
          <w:b/>
        </w:rPr>
      </w:pPr>
      <w:r w:rsidRPr="00AB60A3">
        <w:rPr>
          <w:b/>
        </w:rPr>
        <w:t>Add the new task to the default task</w:t>
      </w:r>
    </w:p>
    <w:p w14:paraId="50944CE0" w14:textId="77777777" w:rsidR="00E97232" w:rsidRPr="00E97232" w:rsidRDefault="00E97232" w:rsidP="00E97232">
      <w:pPr>
        <w:spacing w:before="0" w:after="0"/>
        <w:rPr>
          <w:rFonts w:ascii="Courier New" w:hAnsi="Courier New" w:cs="Courier New"/>
        </w:rPr>
      </w:pPr>
      <w:r w:rsidRPr="00E97232">
        <w:rPr>
          <w:rFonts w:ascii="Courier New" w:hAnsi="Courier New" w:cs="Courier New"/>
        </w:rPr>
        <w:lastRenderedPageBreak/>
        <w:t>gulp.task('default', function () {</w:t>
      </w:r>
    </w:p>
    <w:p w14:paraId="64560617" w14:textId="77777777"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runSequence('annotate', 'clean-dist', 'copy',</w:t>
      </w:r>
    </w:p>
    <w:p w14:paraId="53347C97" w14:textId="77777777"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['coreservices', 'routeconfig', 'libs'],</w:t>
      </w:r>
    </w:p>
    <w:p w14:paraId="1F9C9DB3" w14:textId="77777777"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['uglifyalljs'</w:t>
      </w:r>
      <w:r w:rsidRPr="00E97232">
        <w:rPr>
          <w:rFonts w:ascii="Courier New" w:hAnsi="Courier New" w:cs="Courier New"/>
          <w:b/>
        </w:rPr>
        <w:t>, 'minifycss'</w:t>
      </w:r>
      <w:r w:rsidRPr="00E97232">
        <w:rPr>
          <w:rFonts w:ascii="Courier New" w:hAnsi="Courier New" w:cs="Courier New"/>
        </w:rPr>
        <w:t>]);</w:t>
      </w:r>
    </w:p>
    <w:p w14:paraId="565AA4A2" w14:textId="77777777" w:rsidR="00E97232" w:rsidRPr="00E97232" w:rsidRDefault="00E97232" w:rsidP="00E97232">
      <w:pPr>
        <w:spacing w:before="0" w:after="0"/>
        <w:rPr>
          <w:rFonts w:ascii="Courier New" w:hAnsi="Courier New" w:cs="Courier New"/>
        </w:rPr>
      </w:pPr>
      <w:r w:rsidRPr="00E97232">
        <w:rPr>
          <w:rFonts w:ascii="Courier New" w:hAnsi="Courier New" w:cs="Courier New"/>
        </w:rPr>
        <w:t>});</w:t>
      </w:r>
    </w:p>
    <w:p w14:paraId="6E6AB510" w14:textId="77777777" w:rsidR="00E97232" w:rsidRDefault="00E97232" w:rsidP="009C6FFA"/>
    <w:p w14:paraId="0EB11B54" w14:textId="77777777" w:rsidR="00BF618E" w:rsidRPr="00AB60A3" w:rsidRDefault="00BF618E" w:rsidP="009C6FFA">
      <w:pPr>
        <w:rPr>
          <w:b/>
        </w:rPr>
      </w:pPr>
      <w:r w:rsidRPr="00AB60A3">
        <w:rPr>
          <w:b/>
        </w:rPr>
        <w:t>Run the default task</w:t>
      </w:r>
    </w:p>
    <w:p w14:paraId="3B722A60" w14:textId="77777777" w:rsidR="00BF618E" w:rsidRPr="00BF618E" w:rsidRDefault="00BF618E" w:rsidP="00BF618E">
      <w:pPr>
        <w:rPr>
          <w:rFonts w:ascii="Courier New" w:hAnsi="Courier New" w:cs="Courier New"/>
        </w:rPr>
      </w:pPr>
      <w:r w:rsidRPr="00BF618E">
        <w:rPr>
          <w:rFonts w:ascii="Courier New" w:hAnsi="Courier New" w:cs="Courier New"/>
        </w:rPr>
        <w:t>gulp</w:t>
      </w:r>
    </w:p>
    <w:p w14:paraId="25D07BF2" w14:textId="77777777" w:rsidR="00BF618E" w:rsidRDefault="00BF618E" w:rsidP="009C6FFA">
      <w:r>
        <w:rPr>
          <w:noProof/>
        </w:rPr>
        <w:drawing>
          <wp:inline distT="0" distB="0" distL="0" distR="0" wp14:anchorId="69963C2F" wp14:editId="438FBA34">
            <wp:extent cx="6448425" cy="3267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8425" cy="3267075"/>
                    </a:xfrm>
                    <a:prstGeom prst="rect">
                      <a:avLst/>
                    </a:prstGeom>
                  </pic:spPr>
                </pic:pic>
              </a:graphicData>
            </a:graphic>
          </wp:inline>
        </w:drawing>
      </w:r>
    </w:p>
    <w:p w14:paraId="4A2FA8F0" w14:textId="77777777" w:rsidR="00BF618E" w:rsidRDefault="00BF618E" w:rsidP="009C6FFA"/>
    <w:p w14:paraId="2170D79B" w14:textId="73610CA4" w:rsidR="00D51DD7" w:rsidRDefault="00D51DD7" w:rsidP="009C6FFA">
      <w:r>
        <w:t xml:space="preserve">Rather than concatenating </w:t>
      </w:r>
      <w:del w:id="163" w:author="Nandita" w:date="2015-06-25T15:54:00Z">
        <w:r w:rsidDel="00635F4F">
          <w:delText xml:space="preserve">css </w:delText>
        </w:r>
      </w:del>
      <w:ins w:id="164" w:author="Nandita" w:date="2015-06-25T15:54:00Z">
        <w:r w:rsidR="00635F4F">
          <w:t xml:space="preserve">CSS </w:t>
        </w:r>
      </w:ins>
      <w:r>
        <w:t>files</w:t>
      </w:r>
      <w:ins w:id="165" w:author="Nandita" w:date="2015-06-25T15:40:00Z">
        <w:r w:rsidR="007619DC">
          <w:t>,</w:t>
        </w:r>
      </w:ins>
      <w:r>
        <w:t xml:space="preserve"> we are simply minifying them in place and creating maps.  </w:t>
      </w:r>
    </w:p>
    <w:p w14:paraId="010C15AD" w14:textId="422EB264" w:rsidR="005C1F89" w:rsidRDefault="00B75AE2" w:rsidP="009C6FFA">
      <w:r>
        <w:t>Later, when transpil</w:t>
      </w:r>
      <w:ins w:id="166" w:author="Nandita" w:date="2015-06-25T15:40:00Z">
        <w:r w:rsidR="007619DC">
          <w:t>ing</w:t>
        </w:r>
      </w:ins>
      <w:del w:id="167" w:author="Nandita" w:date="2015-06-25T15:40:00Z">
        <w:r w:rsidDel="007619DC">
          <w:delText>e</w:delText>
        </w:r>
      </w:del>
      <w:r>
        <w:t xml:space="preserve"> from SASS</w:t>
      </w:r>
      <w:ins w:id="168" w:author="Nandita" w:date="2015-06-25T15:40:00Z">
        <w:r w:rsidR="007619DC">
          <w:t>,</w:t>
        </w:r>
      </w:ins>
      <w:r>
        <w:t xml:space="preserve"> we won’t need concatenation because the “</w:t>
      </w:r>
      <w:r w:rsidR="0007290F" w:rsidRPr="0007290F">
        <w:rPr>
          <w:rFonts w:ascii="Courier New" w:hAnsi="Courier New" w:cs="Courier New"/>
        </w:rPr>
        <w:t>@import</w:t>
      </w:r>
      <w:r>
        <w:t>” statement will pull multiple source files together for us.</w:t>
      </w:r>
    </w:p>
    <w:p w14:paraId="47A84272" w14:textId="77777777" w:rsidR="00AB60A3" w:rsidRDefault="00AB60A3" w:rsidP="009C6FFA"/>
    <w:p w14:paraId="1D09FCE3" w14:textId="77777777" w:rsidR="005C1F89" w:rsidRDefault="00AB60A3" w:rsidP="009C6FFA">
      <w:r w:rsidRPr="00AB60A3">
        <w:rPr>
          <w:b/>
        </w:rPr>
        <w:t>For more information</w:t>
      </w:r>
      <w:r w:rsidR="00B81B7A">
        <w:br/>
      </w:r>
      <w:hyperlink r:id="rId40" w:history="1">
        <w:r w:rsidR="00B81B7A" w:rsidRPr="00821699">
          <w:rPr>
            <w:rStyle w:val="Hyperlink"/>
          </w:rPr>
          <w:t>https://www.npmjs.com/package/gulp-minify-css</w:t>
        </w:r>
      </w:hyperlink>
    </w:p>
    <w:p w14:paraId="23375DDE" w14:textId="77777777" w:rsidR="005C1F89" w:rsidRDefault="005C1F89" w:rsidP="009C6FFA"/>
    <w:p w14:paraId="1E18D97A" w14:textId="5B5820E1" w:rsidR="00027102" w:rsidRDefault="009B395E" w:rsidP="00027102">
      <w:pPr>
        <w:pStyle w:val="Heading2"/>
      </w:pPr>
      <w:r>
        <w:t xml:space="preserve">GULP Tutorial Part </w:t>
      </w:r>
      <w:del w:id="169" w:author="Nandita" w:date="2015-06-26T13:09:00Z">
        <w:r w:rsidR="00936B24" w:rsidDel="0034735B">
          <w:delText>9</w:delText>
        </w:r>
      </w:del>
      <w:ins w:id="170" w:author="Nandita" w:date="2015-06-26T13:09:00Z">
        <w:r w:rsidR="0034735B">
          <w:t>8</w:t>
        </w:r>
      </w:ins>
      <w:r>
        <w:t xml:space="preserve"> – </w:t>
      </w:r>
      <w:r w:rsidR="00027102">
        <w:t>Optimizing HTML</w:t>
      </w:r>
    </w:p>
    <w:p w14:paraId="3A5BF044" w14:textId="45D9A4C0" w:rsidR="002C0208" w:rsidRDefault="002C0208" w:rsidP="00363C37">
      <w:r>
        <w:lastRenderedPageBreak/>
        <w:t xml:space="preserve">HTML presents another opportunity for optimization.  </w:t>
      </w:r>
      <w:del w:id="171" w:author="Nandita" w:date="2015-06-25T15:41:00Z">
        <w:r w:rsidDel="007619DC">
          <w:delText>E</w:delText>
        </w:r>
      </w:del>
      <w:ins w:id="172" w:author="Nandita" w:date="2015-06-25T15:41:00Z">
        <w:r w:rsidR="007619DC">
          <w:t>With e</w:t>
        </w:r>
      </w:ins>
      <w:r>
        <w:t>very “bit” we can squeeze out of the code</w:t>
      </w:r>
      <w:ins w:id="173" w:author="Nandita" w:date="2015-06-25T15:41:00Z">
        <w:r w:rsidR="007619DC">
          <w:t>,</w:t>
        </w:r>
      </w:ins>
      <w:r>
        <w:t xml:space="preserve"> </w:t>
      </w:r>
      <w:commentRangeStart w:id="174"/>
      <w:r>
        <w:t xml:space="preserve">the healthier </w:t>
      </w:r>
      <w:ins w:id="175" w:author="Nandita" w:date="2015-06-25T15:41:00Z">
        <w:r w:rsidR="007619DC">
          <w:t xml:space="preserve">is </w:t>
        </w:r>
      </w:ins>
      <w:r>
        <w:t>the application</w:t>
      </w:r>
      <w:commentRangeEnd w:id="174"/>
      <w:r w:rsidR="00136412">
        <w:rPr>
          <w:rStyle w:val="CommentReference"/>
        </w:rPr>
        <w:commentReference w:id="174"/>
      </w:r>
      <w:del w:id="176" w:author="Nandita" w:date="2015-06-25T15:41:00Z">
        <w:r w:rsidDel="007619DC">
          <w:delText xml:space="preserve"> is</w:delText>
        </w:r>
      </w:del>
      <w:r>
        <w:t>.  HTML optimization is more noticeable as the HTML file becomes larger.</w:t>
      </w:r>
    </w:p>
    <w:p w14:paraId="741D3D76" w14:textId="77777777" w:rsidR="00482713" w:rsidRDefault="00482713" w:rsidP="00363C37"/>
    <w:p w14:paraId="20CBD320" w14:textId="77777777" w:rsidR="00482713" w:rsidRPr="00482713" w:rsidRDefault="00482713" w:rsidP="00363C37">
      <w:pPr>
        <w:rPr>
          <w:b/>
        </w:rPr>
      </w:pPr>
      <w:r w:rsidRPr="00482713">
        <w:rPr>
          <w:b/>
        </w:rPr>
        <w:t>From the command-line install</w:t>
      </w:r>
    </w:p>
    <w:p w14:paraId="466F44D2" w14:textId="77777777" w:rsidR="00363C37" w:rsidRPr="00B81B7A" w:rsidRDefault="00363C37" w:rsidP="00363C37">
      <w:pPr>
        <w:rPr>
          <w:rFonts w:ascii="Courier New" w:hAnsi="Courier New" w:cs="Courier New"/>
        </w:rPr>
      </w:pPr>
      <w:r w:rsidRPr="00B81B7A">
        <w:rPr>
          <w:rFonts w:ascii="Courier New" w:hAnsi="Courier New" w:cs="Courier New"/>
        </w:rPr>
        <w:t>npm install gulp-minify-</w:t>
      </w:r>
      <w:r>
        <w:rPr>
          <w:rFonts w:ascii="Courier New" w:hAnsi="Courier New" w:cs="Courier New"/>
        </w:rPr>
        <w:t>html</w:t>
      </w:r>
      <w:r w:rsidRPr="00B81B7A">
        <w:rPr>
          <w:rFonts w:ascii="Courier New" w:hAnsi="Courier New" w:cs="Courier New"/>
        </w:rPr>
        <w:t xml:space="preserve"> --save-dev</w:t>
      </w:r>
    </w:p>
    <w:p w14:paraId="35B01018" w14:textId="77777777" w:rsidR="00363C37" w:rsidRDefault="00363C37" w:rsidP="00363C37"/>
    <w:p w14:paraId="3E664076" w14:textId="2EFFEC8F" w:rsidR="00363C37" w:rsidRPr="00482713" w:rsidRDefault="00482713" w:rsidP="00363C37">
      <w:pPr>
        <w:rPr>
          <w:b/>
        </w:rPr>
      </w:pPr>
      <w:r w:rsidRPr="00482713">
        <w:rPr>
          <w:b/>
        </w:rPr>
        <w:t xml:space="preserve">Add the module to the </w:t>
      </w:r>
      <w:ins w:id="177" w:author="Nandita" w:date="2015-06-26T17:44:00Z">
        <w:r w:rsidR="00C2269E">
          <w:rPr>
            <w:b/>
          </w:rPr>
          <w:t>G</w:t>
        </w:r>
      </w:ins>
      <w:del w:id="178" w:author="Nandita" w:date="2015-06-26T17:44:00Z">
        <w:r w:rsidRPr="00482713" w:rsidDel="00C2269E">
          <w:rPr>
            <w:b/>
          </w:rPr>
          <w:delText>g</w:delText>
        </w:r>
      </w:del>
      <w:r w:rsidRPr="00482713">
        <w:rPr>
          <w:b/>
        </w:rPr>
        <w:t>ulp file</w:t>
      </w:r>
    </w:p>
    <w:p w14:paraId="73C3BD3D" w14:textId="77777777" w:rsidR="00363C37" w:rsidRDefault="006238EA" w:rsidP="00363C37">
      <w:r w:rsidRPr="006238EA">
        <w:rPr>
          <w:rFonts w:ascii="Courier New" w:hAnsi="Courier New" w:cs="Courier New"/>
        </w:rPr>
        <w:t>, minifyhtml            = require('gulp-minify-html')</w:t>
      </w:r>
    </w:p>
    <w:p w14:paraId="373FCD37" w14:textId="77777777" w:rsidR="006238EA" w:rsidRDefault="006238EA" w:rsidP="00363C37"/>
    <w:p w14:paraId="25B07ACB" w14:textId="2B22FD0C" w:rsidR="00363C37" w:rsidRPr="00482713" w:rsidRDefault="00482713" w:rsidP="00363C37">
      <w:pPr>
        <w:rPr>
          <w:b/>
        </w:rPr>
      </w:pPr>
      <w:r w:rsidRPr="00482713">
        <w:rPr>
          <w:b/>
        </w:rPr>
        <w:t xml:space="preserve">Add the task to the </w:t>
      </w:r>
      <w:ins w:id="179" w:author="Nandita" w:date="2015-06-26T17:44:00Z">
        <w:r w:rsidR="00C2269E">
          <w:rPr>
            <w:b/>
          </w:rPr>
          <w:t>G</w:t>
        </w:r>
      </w:ins>
      <w:del w:id="180" w:author="Nandita" w:date="2015-06-26T17:44:00Z">
        <w:r w:rsidRPr="00482713" w:rsidDel="00C2269E">
          <w:rPr>
            <w:b/>
          </w:rPr>
          <w:delText>g</w:delText>
        </w:r>
      </w:del>
      <w:r w:rsidRPr="00482713">
        <w:rPr>
          <w:b/>
        </w:rPr>
        <w:t>ulp file</w:t>
      </w:r>
    </w:p>
    <w:p w14:paraId="7E637FFB"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gulp.task('minifyhtml', function () {</w:t>
      </w:r>
    </w:p>
    <w:p w14:paraId="4A31AFE7"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return gulp.src(['dist/**/*.html', '!/**/*.min.html', '!dist/core/lib/**/*'], { base: 'dist/./' })</w:t>
      </w:r>
    </w:p>
    <w:p w14:paraId="6F360429"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.pipe(plumber({</w:t>
      </w:r>
    </w:p>
    <w:p w14:paraId="064A9188"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errorHandler: onError</w:t>
      </w:r>
    </w:p>
    <w:p w14:paraId="75BDD2F6"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14:paraId="0E532F4A"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.pipe(sourcemaps.init())</w:t>
      </w:r>
    </w:p>
    <w:p w14:paraId="2849F08B"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.pipe(minifyhtml())</w:t>
      </w:r>
    </w:p>
    <w:p w14:paraId="379DC2FD"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.pipe(rename({</w:t>
      </w:r>
    </w:p>
    <w:p w14:paraId="3A4E2A1E"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extname: '.min.html'</w:t>
      </w:r>
    </w:p>
    <w:p w14:paraId="63B2A24E"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14:paraId="57096945"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.pipe(sourcemaps.write('./'))</w:t>
      </w:r>
    </w:p>
    <w:p w14:paraId="1F185B3A" w14:textId="77777777"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.pipe(gulp.dest('dist/./'));</w:t>
      </w:r>
    </w:p>
    <w:p w14:paraId="04708DC6" w14:textId="77777777" w:rsidR="002C0208" w:rsidRDefault="002C0208" w:rsidP="002C0208">
      <w:pPr>
        <w:spacing w:before="0" w:after="0"/>
        <w:rPr>
          <w:rFonts w:ascii="Courier New" w:hAnsi="Courier New" w:cs="Courier New"/>
        </w:rPr>
      </w:pPr>
      <w:r w:rsidRPr="002C0208">
        <w:rPr>
          <w:rFonts w:ascii="Courier New" w:hAnsi="Courier New" w:cs="Courier New"/>
        </w:rPr>
        <w:t>});</w:t>
      </w:r>
    </w:p>
    <w:p w14:paraId="6CFBA644" w14:textId="77777777" w:rsidR="002C0208" w:rsidRDefault="002C0208" w:rsidP="002C0208"/>
    <w:p w14:paraId="0D266788" w14:textId="16907FBC" w:rsidR="00313E79" w:rsidRDefault="00A33BFA" w:rsidP="002C0208">
      <w:r>
        <w:t xml:space="preserve">Small templates won’t realize much improvement with </w:t>
      </w:r>
      <w:del w:id="181" w:author="Nandita" w:date="2015-06-25T15:54:00Z">
        <w:r w:rsidDel="00635F4F">
          <w:delText xml:space="preserve">html </w:delText>
        </w:r>
      </w:del>
      <w:ins w:id="182" w:author="Nandita" w:date="2015-06-25T15:54:00Z">
        <w:r w:rsidR="00635F4F">
          <w:t xml:space="preserve">HTML </w:t>
        </w:r>
      </w:ins>
      <w:r>
        <w:t>minification</w:t>
      </w:r>
      <w:ins w:id="183" w:author="Nandita" w:date="2015-06-25T15:55:00Z">
        <w:r w:rsidR="00635F4F">
          <w:t>,</w:t>
        </w:r>
      </w:ins>
      <w:r>
        <w:t xml:space="preserve"> but every little </w:t>
      </w:r>
      <w:del w:id="184" w:author="Nandita" w:date="2015-06-25T15:54:00Z">
        <w:r w:rsidDel="00635F4F">
          <w:delText xml:space="preserve">big </w:delText>
        </w:r>
      </w:del>
      <w:ins w:id="185" w:author="Nandita" w:date="2015-06-25T15:54:00Z">
        <w:r w:rsidR="00635F4F">
          <w:t xml:space="preserve">bit </w:t>
        </w:r>
      </w:ins>
      <w:r>
        <w:t xml:space="preserve">helps.  Larger </w:t>
      </w:r>
      <w:del w:id="186" w:author="Nandita" w:date="2015-06-25T15:55:00Z">
        <w:r w:rsidDel="00635F4F">
          <w:delText xml:space="preserve">html </w:delText>
        </w:r>
      </w:del>
      <w:ins w:id="187" w:author="Nandita" w:date="2015-06-25T15:55:00Z">
        <w:r w:rsidR="00635F4F">
          <w:t xml:space="preserve">HTML </w:t>
        </w:r>
      </w:ins>
      <w:r>
        <w:t>files will benefit</w:t>
      </w:r>
      <w:ins w:id="188" w:author="Nandita" w:date="2015-06-25T15:55:00Z">
        <w:r w:rsidR="00635F4F">
          <w:t>,</w:t>
        </w:r>
      </w:ins>
      <w:r>
        <w:t xml:space="preserve"> but while we’re at it</w:t>
      </w:r>
      <w:ins w:id="189" w:author="Nandita" w:date="2015-06-25T15:55:00Z">
        <w:r w:rsidR="00635F4F">
          <w:t>,</w:t>
        </w:r>
      </w:ins>
      <w:r>
        <w:t xml:space="preserve"> let</w:t>
      </w:r>
      <w:ins w:id="190" w:author="Nandita" w:date="2015-06-25T15:55:00Z">
        <w:r w:rsidR="00635F4F">
          <w:t>’</w:t>
        </w:r>
      </w:ins>
      <w:r>
        <w:t xml:space="preserve">s just minify all </w:t>
      </w:r>
      <w:del w:id="191" w:author="Nandita" w:date="2015-06-25T15:55:00Z">
        <w:r w:rsidDel="00635F4F">
          <w:delText xml:space="preserve">html </w:delText>
        </w:r>
      </w:del>
      <w:ins w:id="192" w:author="Nandita" w:date="2015-06-25T15:55:00Z">
        <w:r w:rsidR="00635F4F">
          <w:t xml:space="preserve">HTML </w:t>
        </w:r>
      </w:ins>
      <w:r>
        <w:t>files.</w:t>
      </w:r>
    </w:p>
    <w:p w14:paraId="155E8461" w14:textId="77777777" w:rsidR="00482713" w:rsidRDefault="00482713" w:rsidP="002C0208"/>
    <w:p w14:paraId="66094B03" w14:textId="009D19F8" w:rsidR="00482713" w:rsidRPr="00482713" w:rsidRDefault="00482713" w:rsidP="002C0208">
      <w:pPr>
        <w:rPr>
          <w:b/>
        </w:rPr>
      </w:pPr>
      <w:r w:rsidRPr="00482713">
        <w:rPr>
          <w:b/>
        </w:rPr>
        <w:t xml:space="preserve">Add </w:t>
      </w:r>
      <w:del w:id="193" w:author="Nandita" w:date="2015-06-25T15:56:00Z">
        <w:r w:rsidRPr="00482713" w:rsidDel="00F84F1E">
          <w:rPr>
            <w:b/>
          </w:rPr>
          <w:delText xml:space="preserve">task </w:delText>
        </w:r>
      </w:del>
      <w:r w:rsidRPr="00482713">
        <w:rPr>
          <w:b/>
        </w:rPr>
        <w:t>new task to the default task</w:t>
      </w:r>
    </w:p>
    <w:p w14:paraId="0D8FA0C3" w14:textId="77777777" w:rsidR="00482713" w:rsidRPr="00E97232" w:rsidRDefault="00482713" w:rsidP="00482713">
      <w:pPr>
        <w:spacing w:before="0" w:after="0"/>
        <w:rPr>
          <w:rFonts w:ascii="Courier New" w:hAnsi="Courier New" w:cs="Courier New"/>
        </w:rPr>
      </w:pPr>
      <w:r w:rsidRPr="00E97232">
        <w:rPr>
          <w:rFonts w:ascii="Courier New" w:hAnsi="Courier New" w:cs="Courier New"/>
        </w:rPr>
        <w:t>gulp.task('default', function () {</w:t>
      </w:r>
    </w:p>
    <w:p w14:paraId="5A17172E" w14:textId="77777777"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runSequence('annotate', 'clean-dist', 'copy',</w:t>
      </w:r>
    </w:p>
    <w:p w14:paraId="42E11E58" w14:textId="77777777"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['coreservices', 'routeconfig', 'libs'</w:t>
      </w:r>
      <w:r w:rsidRPr="00482713">
        <w:rPr>
          <w:rFonts w:ascii="Courier New" w:hAnsi="Courier New" w:cs="Courier New"/>
          <w:b/>
          <w:sz w:val="20"/>
        </w:rPr>
        <w:t>, 'minifyhtml'</w:t>
      </w:r>
      <w:r w:rsidRPr="00E97232">
        <w:rPr>
          <w:rFonts w:ascii="Courier New" w:hAnsi="Courier New" w:cs="Courier New"/>
        </w:rPr>
        <w:t>],</w:t>
      </w:r>
    </w:p>
    <w:p w14:paraId="5155FF9E" w14:textId="77777777"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['uglifyalljs'</w:t>
      </w:r>
      <w:r w:rsidRPr="00E97232">
        <w:rPr>
          <w:rFonts w:ascii="Courier New" w:hAnsi="Courier New" w:cs="Courier New"/>
          <w:b/>
        </w:rPr>
        <w:t xml:space="preserve">, </w:t>
      </w:r>
      <w:r w:rsidRPr="00482713">
        <w:rPr>
          <w:rFonts w:ascii="Courier New" w:hAnsi="Courier New" w:cs="Courier New"/>
        </w:rPr>
        <w:t>'minifycss']);</w:t>
      </w:r>
    </w:p>
    <w:p w14:paraId="6B3C2E95" w14:textId="77777777" w:rsidR="00482713" w:rsidRPr="00E97232" w:rsidRDefault="00482713" w:rsidP="00482713">
      <w:pPr>
        <w:spacing w:before="0" w:after="0"/>
        <w:rPr>
          <w:rFonts w:ascii="Courier New" w:hAnsi="Courier New" w:cs="Courier New"/>
        </w:rPr>
      </w:pPr>
      <w:r w:rsidRPr="00E97232">
        <w:rPr>
          <w:rFonts w:ascii="Courier New" w:hAnsi="Courier New" w:cs="Courier New"/>
        </w:rPr>
        <w:t>});</w:t>
      </w:r>
    </w:p>
    <w:p w14:paraId="7ED3F054" w14:textId="77777777" w:rsidR="006238EA" w:rsidRDefault="006238EA" w:rsidP="00313E79"/>
    <w:p w14:paraId="23B7BD6E" w14:textId="77777777" w:rsidR="00C6507C" w:rsidRPr="00482713" w:rsidRDefault="00482713" w:rsidP="00313E79">
      <w:pPr>
        <w:rPr>
          <w:b/>
        </w:rPr>
      </w:pPr>
      <w:r w:rsidRPr="00482713">
        <w:rPr>
          <w:b/>
        </w:rPr>
        <w:t xml:space="preserve">Run the default </w:t>
      </w:r>
      <w:r w:rsidR="00C6507C" w:rsidRPr="00482713">
        <w:rPr>
          <w:b/>
        </w:rPr>
        <w:t>task</w:t>
      </w:r>
    </w:p>
    <w:p w14:paraId="5AEAE2A0" w14:textId="77777777" w:rsidR="00BF618E" w:rsidRPr="00BF618E" w:rsidRDefault="00BF618E" w:rsidP="00BF618E">
      <w:pPr>
        <w:rPr>
          <w:rFonts w:ascii="Courier New" w:hAnsi="Courier New" w:cs="Courier New"/>
        </w:rPr>
      </w:pPr>
      <w:r w:rsidRPr="00BF618E">
        <w:rPr>
          <w:rFonts w:ascii="Courier New" w:hAnsi="Courier New" w:cs="Courier New"/>
        </w:rPr>
        <w:t>gulp</w:t>
      </w:r>
    </w:p>
    <w:p w14:paraId="000500C6" w14:textId="77777777" w:rsidR="00C6507C" w:rsidRDefault="00C6507C" w:rsidP="00313E79">
      <w:r>
        <w:rPr>
          <w:noProof/>
        </w:rPr>
        <w:drawing>
          <wp:inline distT="0" distB="0" distL="0" distR="0" wp14:anchorId="7BE742A4" wp14:editId="71F4810A">
            <wp:extent cx="6448425" cy="3267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8425" cy="3267075"/>
                    </a:xfrm>
                    <a:prstGeom prst="rect">
                      <a:avLst/>
                    </a:prstGeom>
                  </pic:spPr>
                </pic:pic>
              </a:graphicData>
            </a:graphic>
          </wp:inline>
        </w:drawing>
      </w:r>
    </w:p>
    <w:p w14:paraId="5AFB6DF1" w14:textId="77777777" w:rsidR="00482713" w:rsidRDefault="00482713" w:rsidP="00482713"/>
    <w:p w14:paraId="7AB5915D" w14:textId="77777777" w:rsidR="00482713" w:rsidRDefault="00482713" w:rsidP="00482713">
      <w:pPr>
        <w:rPr>
          <w:rStyle w:val="Hyperlink"/>
        </w:rPr>
      </w:pPr>
      <w:r>
        <w:t>For more information on gulp-minify-html.</w:t>
      </w:r>
      <w:r>
        <w:br/>
      </w:r>
      <w:hyperlink r:id="rId41" w:history="1">
        <w:r w:rsidRPr="00821699">
          <w:rPr>
            <w:rStyle w:val="Hyperlink"/>
          </w:rPr>
          <w:t>https://www.npmjs.com/package/gulp-minify-html</w:t>
        </w:r>
      </w:hyperlink>
    </w:p>
    <w:p w14:paraId="22968A2F" w14:textId="77777777" w:rsidR="00C6507C" w:rsidRDefault="00C6507C" w:rsidP="00313E79"/>
    <w:p w14:paraId="043FE80C" w14:textId="3F187BB9" w:rsidR="00027102" w:rsidRDefault="009B395E" w:rsidP="00EB31BC">
      <w:pPr>
        <w:pStyle w:val="Heading2"/>
      </w:pPr>
      <w:r>
        <w:t xml:space="preserve">GULP Tutorial Part </w:t>
      </w:r>
      <w:del w:id="194" w:author="Nandita" w:date="2015-06-26T13:09:00Z">
        <w:r w:rsidR="00936B24" w:rsidDel="0034735B">
          <w:delText>10</w:delText>
        </w:r>
      </w:del>
      <w:ins w:id="195" w:author="Nandita" w:date="2015-06-26T13:09:00Z">
        <w:r w:rsidR="0034735B">
          <w:t>9</w:t>
        </w:r>
      </w:ins>
      <w:r>
        <w:t xml:space="preserve"> – </w:t>
      </w:r>
      <w:r w:rsidR="00027102">
        <w:t>Images</w:t>
      </w:r>
    </w:p>
    <w:p w14:paraId="22B5C5F7" w14:textId="736925C8" w:rsidR="001A6868" w:rsidRDefault="001A6868" w:rsidP="001A6868">
      <w:r>
        <w:t xml:space="preserve">Install the </w:t>
      </w:r>
      <w:r w:rsidRPr="00312F3F">
        <w:rPr>
          <w:b/>
        </w:rPr>
        <w:t>gulp-</w:t>
      </w:r>
      <w:r w:rsidRPr="001A6868">
        <w:rPr>
          <w:b/>
        </w:rPr>
        <w:t>imagemin</w:t>
      </w:r>
      <w:r w:rsidR="006F135E" w:rsidRPr="006F135E">
        <w:t xml:space="preserve"> and </w:t>
      </w:r>
      <w:r w:rsidR="006F135E" w:rsidRPr="006F135E">
        <w:rPr>
          <w:b/>
        </w:rPr>
        <w:t>imagemin-pngquant</w:t>
      </w:r>
      <w:r w:rsidRPr="001A6868">
        <w:rPr>
          <w:b/>
        </w:rPr>
        <w:t xml:space="preserve"> </w:t>
      </w:r>
      <w:r>
        <w:t>plugin</w:t>
      </w:r>
      <w:r w:rsidR="007B32BB">
        <w:t>s</w:t>
      </w:r>
      <w:r w:rsidR="006F135E">
        <w:t xml:space="preserve">.  The </w:t>
      </w:r>
      <w:r w:rsidR="006F135E" w:rsidRPr="006F135E">
        <w:rPr>
          <w:rFonts w:ascii="Courier New" w:hAnsi="Courier New" w:cs="Courier New"/>
        </w:rPr>
        <w:t>gulp-imagemin</w:t>
      </w:r>
      <w:r w:rsidR="006F135E">
        <w:t xml:space="preserve"> comes with several optimizers for different image types</w:t>
      </w:r>
      <w:ins w:id="196" w:author="Nandita" w:date="2015-06-25T15:57:00Z">
        <w:r w:rsidR="00B270F7">
          <w:t>,</w:t>
        </w:r>
      </w:ins>
      <w:r w:rsidR="006F135E">
        <w:t xml:space="preserve"> but does very little for PNG files.  The </w:t>
      </w:r>
      <w:r w:rsidR="006F135E" w:rsidRPr="006F135E">
        <w:rPr>
          <w:rFonts w:ascii="Courier New" w:hAnsi="Courier New" w:cs="Courier New"/>
        </w:rPr>
        <w:t>imagemin-pngquant</w:t>
      </w:r>
      <w:r w:rsidR="006F135E">
        <w:t xml:space="preserve"> will focus on optimizing PNG files.</w:t>
      </w:r>
    </w:p>
    <w:p w14:paraId="327851A6" w14:textId="05C02B25" w:rsidR="002F1E59" w:rsidRDefault="002F1E59" w:rsidP="001A6868">
      <w:r>
        <w:t xml:space="preserve">I’ve decided to leave the </w:t>
      </w:r>
      <w:ins w:id="197" w:author="Nandita" w:date="2015-06-25T15:57:00Z">
        <w:r w:rsidR="00B270F7">
          <w:t>third</w:t>
        </w:r>
      </w:ins>
      <w:del w:id="198" w:author="Nandita" w:date="2015-06-25T15:57:00Z">
        <w:r w:rsidR="007B32BB" w:rsidDel="00B270F7">
          <w:delText>3</w:delText>
        </w:r>
        <w:r w:rsidR="007B32BB" w:rsidRPr="007B32BB" w:rsidDel="00B270F7">
          <w:rPr>
            <w:vertAlign w:val="superscript"/>
          </w:rPr>
          <w:delText>rd</w:delText>
        </w:r>
      </w:del>
      <w:r w:rsidR="007B32BB">
        <w:t xml:space="preserve"> party</w:t>
      </w:r>
      <w:r>
        <w:t xml:space="preserve"> libraries alone</w:t>
      </w:r>
      <w:ins w:id="199" w:author="Nandita" w:date="2015-06-25T15:57:00Z">
        <w:r w:rsidR="00B270F7">
          <w:t>,</w:t>
        </w:r>
      </w:ins>
      <w:r>
        <w:t xml:space="preserve"> but you might </w:t>
      </w:r>
      <w:del w:id="200" w:author="Nandita" w:date="2015-06-25T15:57:00Z">
        <w:r w:rsidDel="00B270F7">
          <w:delText xml:space="preserve">chose </w:delText>
        </w:r>
      </w:del>
      <w:ins w:id="201" w:author="Nandita" w:date="2015-06-25T15:57:00Z">
        <w:r w:rsidR="00B270F7">
          <w:t xml:space="preserve">choose </w:t>
        </w:r>
      </w:ins>
      <w:r>
        <w:t>to optimize them as well.  This demo is focused on optimizing our own images.</w:t>
      </w:r>
    </w:p>
    <w:p w14:paraId="4CE11AA1" w14:textId="77777777" w:rsidR="007818B1" w:rsidRDefault="007818B1" w:rsidP="001A6868"/>
    <w:p w14:paraId="72C77DB5" w14:textId="77777777" w:rsidR="007818B1" w:rsidRPr="007818B1" w:rsidRDefault="007818B1" w:rsidP="001A6868">
      <w:pPr>
        <w:rPr>
          <w:b/>
        </w:rPr>
      </w:pPr>
      <w:r w:rsidRPr="007818B1">
        <w:rPr>
          <w:b/>
        </w:rPr>
        <w:t>From the command-line install</w:t>
      </w:r>
    </w:p>
    <w:p w14:paraId="6A2E862E" w14:textId="77777777" w:rsidR="001A6868" w:rsidRDefault="001A6868" w:rsidP="001A6868">
      <w:pPr>
        <w:rPr>
          <w:rFonts w:ascii="Courier New" w:hAnsi="Courier New" w:cs="Courier New"/>
        </w:rPr>
      </w:pPr>
      <w:r w:rsidRPr="001A6868">
        <w:rPr>
          <w:rFonts w:ascii="Courier New" w:hAnsi="Courier New" w:cs="Courier New"/>
        </w:rPr>
        <w:t>npm install gulp-imagemin --save-dev</w:t>
      </w:r>
    </w:p>
    <w:p w14:paraId="15DE959D" w14:textId="77777777" w:rsidR="001A6868" w:rsidRPr="00155045" w:rsidRDefault="00155045" w:rsidP="001A6868">
      <w:pPr>
        <w:rPr>
          <w:rFonts w:ascii="Courier New" w:hAnsi="Courier New" w:cs="Courier New"/>
        </w:rPr>
      </w:pPr>
      <w:r w:rsidRPr="00155045">
        <w:rPr>
          <w:rFonts w:ascii="Courier New" w:hAnsi="Courier New" w:cs="Courier New"/>
        </w:rPr>
        <w:lastRenderedPageBreak/>
        <w:t>npm install imagemin-pngquant --save-dev</w:t>
      </w:r>
    </w:p>
    <w:p w14:paraId="171E6807" w14:textId="77777777" w:rsidR="002F1E59" w:rsidRDefault="002F1E59" w:rsidP="001A6868"/>
    <w:p w14:paraId="04898CAB" w14:textId="70A5B30B" w:rsidR="001A6868" w:rsidRPr="007818B1" w:rsidRDefault="007818B1" w:rsidP="001A6868">
      <w:pPr>
        <w:rPr>
          <w:b/>
        </w:rPr>
      </w:pPr>
      <w:r w:rsidRPr="007818B1">
        <w:rPr>
          <w:b/>
        </w:rPr>
        <w:t xml:space="preserve">Add the modules to the </w:t>
      </w:r>
      <w:ins w:id="202" w:author="Nandita" w:date="2015-06-26T17:47:00Z">
        <w:r w:rsidR="002C034B">
          <w:rPr>
            <w:b/>
          </w:rPr>
          <w:t>G</w:t>
        </w:r>
      </w:ins>
      <w:del w:id="203" w:author="Nandita" w:date="2015-06-26T17:47:00Z">
        <w:r w:rsidRPr="007818B1" w:rsidDel="002C034B">
          <w:rPr>
            <w:b/>
          </w:rPr>
          <w:delText>g</w:delText>
        </w:r>
      </w:del>
      <w:r w:rsidRPr="007818B1">
        <w:rPr>
          <w:b/>
        </w:rPr>
        <w:t>ulp file</w:t>
      </w:r>
    </w:p>
    <w:p w14:paraId="2BE63179" w14:textId="77777777" w:rsidR="00C6507C" w:rsidRPr="00C6507C" w:rsidRDefault="00C6507C" w:rsidP="00C6507C">
      <w:pPr>
        <w:spacing w:before="0" w:after="0"/>
        <w:rPr>
          <w:rFonts w:ascii="Courier New" w:hAnsi="Courier New" w:cs="Courier New"/>
        </w:rPr>
      </w:pPr>
      <w:r w:rsidRPr="00C6507C">
        <w:rPr>
          <w:rFonts w:ascii="Courier New" w:hAnsi="Courier New" w:cs="Courier New"/>
        </w:rPr>
        <w:t>, imagemin              = require('gulp-imagemin')</w:t>
      </w:r>
    </w:p>
    <w:p w14:paraId="3904AF05" w14:textId="77777777" w:rsidR="002F1E59" w:rsidRDefault="00C6507C" w:rsidP="00C6507C">
      <w:pPr>
        <w:spacing w:before="0" w:after="0"/>
      </w:pPr>
      <w:r w:rsidRPr="00C6507C">
        <w:rPr>
          <w:rFonts w:ascii="Courier New" w:hAnsi="Courier New" w:cs="Courier New"/>
        </w:rPr>
        <w:t>, pngquant              = require('imagemin-pngquant')</w:t>
      </w:r>
    </w:p>
    <w:p w14:paraId="03BB3846" w14:textId="77777777" w:rsidR="00C6507C" w:rsidRDefault="00C6507C" w:rsidP="001A6868"/>
    <w:p w14:paraId="406A86A8" w14:textId="1FD2AFFA" w:rsidR="001A6868" w:rsidRPr="007818B1" w:rsidRDefault="007818B1" w:rsidP="001A6868">
      <w:pPr>
        <w:rPr>
          <w:b/>
        </w:rPr>
      </w:pPr>
      <w:r w:rsidRPr="007818B1">
        <w:rPr>
          <w:b/>
        </w:rPr>
        <w:t xml:space="preserve">Add the task to the </w:t>
      </w:r>
      <w:ins w:id="204" w:author="Nandita" w:date="2015-06-26T17:47:00Z">
        <w:r w:rsidR="002C034B">
          <w:rPr>
            <w:b/>
          </w:rPr>
          <w:t>G</w:t>
        </w:r>
      </w:ins>
      <w:del w:id="205" w:author="Nandita" w:date="2015-06-26T17:47:00Z">
        <w:r w:rsidRPr="007818B1" w:rsidDel="002C034B">
          <w:rPr>
            <w:b/>
          </w:rPr>
          <w:delText>g</w:delText>
        </w:r>
      </w:del>
      <w:r w:rsidRPr="007818B1">
        <w:rPr>
          <w:b/>
        </w:rPr>
        <w:t>ulp file</w:t>
      </w:r>
    </w:p>
    <w:p w14:paraId="51BCC1D5"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gulp.task('minifyimage', function () {</w:t>
      </w:r>
    </w:p>
    <w:p w14:paraId="5164EA4F"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return gulp.src(['dist/**/*.{png,jpg,gif,ico}', '!dist/core/lib/**/*.*', '!dist/core/css/**/*.*'])</w:t>
      </w:r>
    </w:p>
    <w:p w14:paraId="277DC20D"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.pipe(plumber({</w:t>
      </w:r>
    </w:p>
    <w:p w14:paraId="1E8A2F09"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errorHandler: onError</w:t>
      </w:r>
    </w:p>
    <w:p w14:paraId="363B3C98"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
    <w:p w14:paraId="19906245"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.pipe(imagemin({ progressive: true, optimizationLevel: 7, use: [pngquant()] }))</w:t>
      </w:r>
    </w:p>
    <w:p w14:paraId="5316BCBE"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.pipe(gulp.dest('dist/./'));</w:t>
      </w:r>
    </w:p>
    <w:p w14:paraId="2A53B066" w14:textId="77777777" w:rsidR="009A2B91" w:rsidRPr="009A2B91" w:rsidRDefault="00BF618E" w:rsidP="00BF618E">
      <w:pPr>
        <w:spacing w:before="0" w:after="0"/>
        <w:rPr>
          <w:rFonts w:ascii="Courier New" w:hAnsi="Courier New" w:cs="Courier New"/>
        </w:rPr>
      </w:pPr>
      <w:r w:rsidRPr="00BF618E">
        <w:rPr>
          <w:rFonts w:ascii="Courier New" w:hAnsi="Courier New" w:cs="Courier New"/>
        </w:rPr>
        <w:t>});</w:t>
      </w:r>
    </w:p>
    <w:p w14:paraId="67A2F7B1" w14:textId="77777777" w:rsidR="00BF618E" w:rsidRDefault="00BF618E" w:rsidP="00B57AC1"/>
    <w:p w14:paraId="72053BCE" w14:textId="77777777" w:rsidR="00BF618E" w:rsidRPr="007818B1" w:rsidRDefault="007818B1" w:rsidP="00B57AC1">
      <w:pPr>
        <w:rPr>
          <w:b/>
        </w:rPr>
      </w:pPr>
      <w:r w:rsidRPr="007818B1">
        <w:rPr>
          <w:b/>
        </w:rPr>
        <w:t>Add the new task to the default task</w:t>
      </w:r>
    </w:p>
    <w:p w14:paraId="4DD44D5D"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gulp.task('default', function () {</w:t>
      </w:r>
    </w:p>
    <w:p w14:paraId="64A8C89E"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runSequence('annotate', 'clean-dist', 'copy',</w:t>
      </w:r>
    </w:p>
    <w:p w14:paraId="3A253B74"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['coreservices', 'routeconfig', 'libs', 'minifyhtml'</w:t>
      </w:r>
      <w:r w:rsidRPr="007818B1">
        <w:rPr>
          <w:rFonts w:ascii="Courier New" w:hAnsi="Courier New" w:cs="Courier New"/>
          <w:b/>
        </w:rPr>
        <w:t>, 'minifyimage'</w:t>
      </w:r>
      <w:r w:rsidRPr="00BF618E">
        <w:rPr>
          <w:rFonts w:ascii="Courier New" w:hAnsi="Courier New" w:cs="Courier New"/>
        </w:rPr>
        <w:t>],</w:t>
      </w:r>
    </w:p>
    <w:p w14:paraId="416693C1"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['uglifyalljs', 'minifycss']);</w:t>
      </w:r>
    </w:p>
    <w:p w14:paraId="173F18F3" w14:textId="77777777" w:rsidR="00BF618E" w:rsidRPr="00BF618E" w:rsidRDefault="00BF618E" w:rsidP="00BF618E">
      <w:pPr>
        <w:spacing w:before="0" w:after="0"/>
        <w:rPr>
          <w:rFonts w:ascii="Courier New" w:hAnsi="Courier New" w:cs="Courier New"/>
        </w:rPr>
      </w:pPr>
      <w:r w:rsidRPr="00BF618E">
        <w:rPr>
          <w:rFonts w:ascii="Courier New" w:hAnsi="Courier New" w:cs="Courier New"/>
        </w:rPr>
        <w:t>});</w:t>
      </w:r>
    </w:p>
    <w:p w14:paraId="6AACE0D7" w14:textId="77777777" w:rsidR="00BF618E" w:rsidRDefault="00BF618E" w:rsidP="00B57AC1"/>
    <w:p w14:paraId="053A8BA6" w14:textId="77777777" w:rsidR="00BF618E" w:rsidRPr="00140D0E" w:rsidRDefault="00BF618E" w:rsidP="00B57AC1">
      <w:pPr>
        <w:rPr>
          <w:b/>
        </w:rPr>
      </w:pPr>
      <w:r w:rsidRPr="00140D0E">
        <w:rPr>
          <w:b/>
        </w:rPr>
        <w:t>Run the default task</w:t>
      </w:r>
    </w:p>
    <w:p w14:paraId="320C163A" w14:textId="77777777" w:rsidR="00BF618E" w:rsidRPr="00BF618E" w:rsidRDefault="00BF618E" w:rsidP="00B57AC1">
      <w:pPr>
        <w:rPr>
          <w:rFonts w:ascii="Courier New" w:hAnsi="Courier New" w:cs="Courier New"/>
        </w:rPr>
      </w:pPr>
      <w:r w:rsidRPr="00BF618E">
        <w:rPr>
          <w:rFonts w:ascii="Courier New" w:hAnsi="Courier New" w:cs="Courier New"/>
        </w:rPr>
        <w:t>gulp</w:t>
      </w:r>
    </w:p>
    <w:p w14:paraId="14BD8E62" w14:textId="77777777" w:rsidR="00BF618E" w:rsidRDefault="00551588" w:rsidP="00B57AC1">
      <w:r>
        <w:rPr>
          <w:noProof/>
        </w:rPr>
        <w:lastRenderedPageBreak/>
        <w:drawing>
          <wp:inline distT="0" distB="0" distL="0" distR="0" wp14:anchorId="4C075963" wp14:editId="50FD1570">
            <wp:extent cx="644842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48425" cy="3609975"/>
                    </a:xfrm>
                    <a:prstGeom prst="rect">
                      <a:avLst/>
                    </a:prstGeom>
                  </pic:spPr>
                </pic:pic>
              </a:graphicData>
            </a:graphic>
          </wp:inline>
        </w:drawing>
      </w:r>
    </w:p>
    <w:p w14:paraId="470BFAE0" w14:textId="77777777" w:rsidR="00140D0E" w:rsidRDefault="00140D0E" w:rsidP="00B57AC1"/>
    <w:p w14:paraId="31A442D6" w14:textId="77777777" w:rsidR="00A9250A" w:rsidRPr="00140D0E" w:rsidRDefault="00A9250A" w:rsidP="00B57AC1">
      <w:pPr>
        <w:rPr>
          <w:b/>
        </w:rPr>
      </w:pPr>
      <w:r w:rsidRPr="00140D0E">
        <w:rPr>
          <w:b/>
        </w:rPr>
        <w:t>For more information</w:t>
      </w:r>
    </w:p>
    <w:p w14:paraId="05A4CEF5" w14:textId="77777777" w:rsidR="00A9250A" w:rsidRDefault="009032BC" w:rsidP="00B57AC1">
      <w:hyperlink r:id="rId43" w:history="1">
        <w:r w:rsidR="00A9250A" w:rsidRPr="00660C62">
          <w:rPr>
            <w:rStyle w:val="Hyperlink"/>
          </w:rPr>
          <w:t>https://www.npmjs.com/package/gulp-imagemin</w:t>
        </w:r>
      </w:hyperlink>
    </w:p>
    <w:p w14:paraId="1EA43DDC" w14:textId="77777777" w:rsidR="006F135E" w:rsidRDefault="009032BC" w:rsidP="00B57AC1">
      <w:hyperlink r:id="rId44" w:history="1">
        <w:r w:rsidR="006F135E" w:rsidRPr="00660C62">
          <w:rPr>
            <w:rStyle w:val="Hyperlink"/>
          </w:rPr>
          <w:t>https://www.npmjs.com/package/imagemin-pngquant</w:t>
        </w:r>
      </w:hyperlink>
    </w:p>
    <w:p w14:paraId="1DE5E4E2" w14:textId="77777777" w:rsidR="00B57AC1" w:rsidRDefault="00B57AC1" w:rsidP="00B57AC1"/>
    <w:p w14:paraId="178A8247" w14:textId="5F806539" w:rsidR="00B57AC1" w:rsidRDefault="00B57AC1" w:rsidP="00B57AC1">
      <w:pPr>
        <w:pStyle w:val="Heading2"/>
      </w:pPr>
      <w:r>
        <w:t xml:space="preserve">GULP Tutorial Part </w:t>
      </w:r>
      <w:r w:rsidR="00936B24">
        <w:t>1</w:t>
      </w:r>
      <w:del w:id="206" w:author="Nandita" w:date="2015-06-26T13:09:00Z">
        <w:r w:rsidR="00936B24" w:rsidDel="0034735B">
          <w:delText>1</w:delText>
        </w:r>
      </w:del>
      <w:ins w:id="207" w:author="Nandita" w:date="2015-06-26T13:09:00Z">
        <w:r w:rsidR="0034735B">
          <w:t>0</w:t>
        </w:r>
      </w:ins>
      <w:r>
        <w:t xml:space="preserve"> – JSON</w:t>
      </w:r>
      <w:r w:rsidR="00FB620F">
        <w:t>, calling grunt from gulp</w:t>
      </w:r>
    </w:p>
    <w:p w14:paraId="37B49EE8" w14:textId="77777777" w:rsidR="00B57AC1" w:rsidRDefault="00C61155" w:rsidP="00B57AC1">
      <w:r>
        <w:t>On</w:t>
      </w:r>
      <w:r w:rsidR="00B57AC1">
        <w:t xml:space="preserve"> occasion you might need to combine JSON files.  The MashupJS allows each app in the apps </w:t>
      </w:r>
      <w:r w:rsidR="00616D23">
        <w:t>folder</w:t>
      </w:r>
      <w:r w:rsidR="00B57AC1">
        <w:t xml:space="preserve"> to define its own menu items.  At build time we need these JSON files to be combined and saved with a specific file name so the </w:t>
      </w:r>
      <w:r w:rsidR="00B57AC1" w:rsidRPr="00616D23">
        <w:rPr>
          <w:rFonts w:ascii="Courier New" w:hAnsi="Courier New" w:cs="Courier New"/>
        </w:rPr>
        <w:t>menu.html</w:t>
      </w:r>
      <w:r w:rsidR="00B57AC1">
        <w:t xml:space="preserve"> template has access to all the menu items.</w:t>
      </w:r>
    </w:p>
    <w:p w14:paraId="2740FE34" w14:textId="77777777" w:rsidR="00FB620F" w:rsidRPr="0019001B" w:rsidRDefault="0019001B" w:rsidP="00B57AC1">
      <w:pPr>
        <w:rPr>
          <w:b/>
        </w:rPr>
      </w:pPr>
      <w:r w:rsidRPr="0019001B">
        <w:rPr>
          <w:b/>
        </w:rPr>
        <w:t>Edge case</w:t>
      </w:r>
      <w:r w:rsidR="00616D23">
        <w:rPr>
          <w:b/>
        </w:rPr>
        <w:t>:</w:t>
      </w:r>
      <w:r w:rsidRPr="0019001B">
        <w:rPr>
          <w:b/>
        </w:rPr>
        <w:t xml:space="preserve"> </w:t>
      </w:r>
      <w:r w:rsidR="00616D23">
        <w:rPr>
          <w:b/>
        </w:rPr>
        <w:t>C</w:t>
      </w:r>
      <w:r w:rsidRPr="0019001B">
        <w:rPr>
          <w:b/>
        </w:rPr>
        <w:t>alling Grunt</w:t>
      </w:r>
      <w:r w:rsidR="00616D23">
        <w:rPr>
          <w:b/>
        </w:rPr>
        <w:t xml:space="preserve"> tasks</w:t>
      </w:r>
      <w:r w:rsidRPr="0019001B">
        <w:rPr>
          <w:b/>
        </w:rPr>
        <w:t xml:space="preserve"> from Gulp</w:t>
      </w:r>
    </w:p>
    <w:p w14:paraId="0364D528" w14:textId="58124439" w:rsidR="0019001B" w:rsidRDefault="0019001B" w:rsidP="00B57AC1">
      <w:r>
        <w:t>So as it turns out</w:t>
      </w:r>
      <w:ins w:id="208" w:author="Nandita" w:date="2015-06-25T16:00:00Z">
        <w:r w:rsidR="00DB3CD7">
          <w:t>,</w:t>
        </w:r>
      </w:ins>
      <w:r w:rsidR="00616D23">
        <w:t xml:space="preserve"> some of</w:t>
      </w:r>
      <w:r>
        <w:t xml:space="preserve"> our favorite plugins used in Grunt are not available in Gulp.  Before using Gulp I use</w:t>
      </w:r>
      <w:ins w:id="209" w:author="Nandita" w:date="2015-06-25T16:00:00Z">
        <w:r w:rsidR="00DB3CD7">
          <w:t>d</w:t>
        </w:r>
      </w:ins>
      <w:r>
        <w:t xml:space="preserve"> Grunt and a plugin named “</w:t>
      </w:r>
      <w:r w:rsidRPr="0019001B">
        <w:t>grunt-merge-json</w:t>
      </w:r>
      <w:r>
        <w:t>” to combine separate JSON files.  Not only did it combine the JSON but merged them and eliminated duplication.  I tried several Gulp plugins but nothing worked as expected.  In time</w:t>
      </w:r>
      <w:r w:rsidR="00616D23">
        <w:t>,</w:t>
      </w:r>
      <w:r>
        <w:t xml:space="preserve"> a developer will build this plugin for Gulp but until then we can execute Grunt commands from our Gulp implementation.</w:t>
      </w:r>
    </w:p>
    <w:p w14:paraId="4E51FEDA" w14:textId="77777777" w:rsidR="004D3A15" w:rsidRDefault="004D3A15" w:rsidP="00B57AC1">
      <w:pPr>
        <w:rPr>
          <w:b/>
        </w:rPr>
      </w:pPr>
    </w:p>
    <w:p w14:paraId="3AAAC830" w14:textId="77777777" w:rsidR="0019001B" w:rsidRPr="0019001B" w:rsidRDefault="00FF2835" w:rsidP="00B57AC1">
      <w:pPr>
        <w:rPr>
          <w:b/>
        </w:rPr>
      </w:pPr>
      <w:r>
        <w:rPr>
          <w:b/>
        </w:rPr>
        <w:lastRenderedPageBreak/>
        <w:t>From the command-line install</w:t>
      </w:r>
    </w:p>
    <w:p w14:paraId="44CEAEDB" w14:textId="77777777" w:rsidR="0019001B" w:rsidRDefault="0019001B" w:rsidP="0019001B">
      <w:pPr>
        <w:rPr>
          <w:rFonts w:ascii="Courier New" w:hAnsi="Courier New" w:cs="Courier New"/>
        </w:rPr>
      </w:pPr>
      <w:r w:rsidRPr="005708BE">
        <w:rPr>
          <w:rFonts w:ascii="Courier New" w:hAnsi="Courier New" w:cs="Courier New"/>
        </w:rPr>
        <w:t>npm install -g grunt-cli</w:t>
      </w:r>
    </w:p>
    <w:p w14:paraId="4816E418" w14:textId="77777777" w:rsidR="0019001B" w:rsidRPr="0019001B" w:rsidRDefault="0019001B" w:rsidP="00B57AC1">
      <w:pPr>
        <w:rPr>
          <w:rFonts w:ascii="Courier New" w:hAnsi="Courier New" w:cs="Courier New"/>
        </w:rPr>
      </w:pPr>
      <w:r>
        <w:rPr>
          <w:rFonts w:ascii="Courier New" w:hAnsi="Courier New" w:cs="Courier New"/>
        </w:rPr>
        <w:t xml:space="preserve">npm install </w:t>
      </w:r>
      <w:r w:rsidRPr="0019001B">
        <w:rPr>
          <w:rFonts w:ascii="Courier New" w:hAnsi="Courier New" w:cs="Courier New"/>
        </w:rPr>
        <w:t>grunt-merge-json</w:t>
      </w:r>
      <w:r>
        <w:rPr>
          <w:rFonts w:ascii="Courier New" w:hAnsi="Courier New" w:cs="Courier New"/>
        </w:rPr>
        <w:t xml:space="preserve"> --save-dev</w:t>
      </w:r>
    </w:p>
    <w:p w14:paraId="31395312" w14:textId="77777777" w:rsidR="004D3A15" w:rsidRDefault="004D3A15" w:rsidP="00B57AC1">
      <w:pPr>
        <w:rPr>
          <w:b/>
        </w:rPr>
      </w:pPr>
    </w:p>
    <w:p w14:paraId="7F34B805" w14:textId="77777777" w:rsidR="00FF2835" w:rsidRPr="003D2337" w:rsidRDefault="003D2337" w:rsidP="00B57AC1">
      <w:pPr>
        <w:rPr>
          <w:b/>
        </w:rPr>
      </w:pPr>
      <w:r w:rsidRPr="003D2337">
        <w:rPr>
          <w:b/>
        </w:rPr>
        <w:t>Create a Gruntfile</w:t>
      </w:r>
    </w:p>
    <w:p w14:paraId="248499E5" w14:textId="77777777" w:rsidR="003D2337" w:rsidRDefault="003D2337" w:rsidP="003D2337">
      <w:r>
        <w:t xml:space="preserve">Create a basic </w:t>
      </w:r>
      <w:r w:rsidRPr="003D2337">
        <w:rPr>
          <w:rFonts w:ascii="Courier New" w:hAnsi="Courier New" w:cs="Courier New"/>
        </w:rPr>
        <w:t>Gruntfile.</w:t>
      </w:r>
      <w:r w:rsidR="000A41D6">
        <w:rPr>
          <w:rFonts w:ascii="Courier New" w:hAnsi="Courier New" w:cs="Courier New"/>
        </w:rPr>
        <w:t>js</w:t>
      </w:r>
      <w:r>
        <w:t xml:space="preserve"> with the following content, in the root of your project.</w:t>
      </w:r>
    </w:p>
    <w:p w14:paraId="0E10A642"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module.exports = function (grunt) {</w:t>
      </w:r>
    </w:p>
    <w:p w14:paraId="2FC6F111" w14:textId="77777777" w:rsidR="000A41D6" w:rsidRPr="000A41D6" w:rsidRDefault="000A41D6" w:rsidP="000A41D6">
      <w:pPr>
        <w:spacing w:before="0" w:after="0"/>
        <w:rPr>
          <w:rFonts w:ascii="Courier New" w:hAnsi="Courier New" w:cs="Courier New"/>
          <w:sz w:val="20"/>
        </w:rPr>
      </w:pPr>
    </w:p>
    <w:p w14:paraId="7E1AF0C3"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grunt.initConfig({</w:t>
      </w:r>
    </w:p>
    <w:p w14:paraId="6A937601"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distFolder: 'dist',</w:t>
      </w:r>
    </w:p>
    <w:p w14:paraId="3622E64C" w14:textId="77777777" w:rsidR="000A41D6" w:rsidRPr="000A41D6" w:rsidRDefault="000A41D6" w:rsidP="000A41D6">
      <w:pPr>
        <w:spacing w:before="0" w:after="0"/>
        <w:rPr>
          <w:rFonts w:ascii="Courier New" w:hAnsi="Courier New" w:cs="Courier New"/>
          <w:sz w:val="20"/>
        </w:rPr>
      </w:pPr>
    </w:p>
    <w:p w14:paraId="73E9B498"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pkg: grunt.file.readJSON('package.json'),</w:t>
      </w:r>
    </w:p>
    <w:p w14:paraId="67C213E4"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"merge-json": {</w:t>
      </w:r>
    </w:p>
    <w:p w14:paraId="1B820898" w14:textId="77777777" w:rsidR="000A41D6" w:rsidRPr="000A41D6" w:rsidRDefault="000A41D6" w:rsidP="000A41D6">
      <w:pPr>
        <w:spacing w:before="0" w:after="0"/>
        <w:rPr>
          <w:rFonts w:ascii="Courier New" w:hAnsi="Courier New" w:cs="Courier New"/>
          <w:sz w:val="20"/>
        </w:rPr>
      </w:pPr>
    </w:p>
    <w:p w14:paraId="66905EDF"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menu: {</w:t>
      </w:r>
    </w:p>
    <w:p w14:paraId="4B947EEE"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src: ['src/apps/**/menu.json.txt'],</w:t>
      </w:r>
    </w:p>
    <w:p w14:paraId="1AD65C36"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dest: '&lt;%= distFolder %&gt;/menu.json.txt',</w:t>
      </w:r>
    </w:p>
    <w:p w14:paraId="2C9C3EBD"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14:paraId="011F9834"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14:paraId="341EB791"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14:paraId="197503C1" w14:textId="77777777" w:rsidR="000A41D6" w:rsidRPr="000A41D6" w:rsidRDefault="000A41D6" w:rsidP="000A41D6">
      <w:pPr>
        <w:spacing w:before="0" w:after="0"/>
        <w:rPr>
          <w:rFonts w:ascii="Courier New" w:hAnsi="Courier New" w:cs="Courier New"/>
          <w:sz w:val="20"/>
        </w:rPr>
      </w:pPr>
    </w:p>
    <w:p w14:paraId="391DCC6E"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 Load modules, register tasks</w:t>
      </w:r>
    </w:p>
    <w:p w14:paraId="47387AD4" w14:textId="77777777"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grunt.loadNpmTasks('grunt-merge-json');</w:t>
      </w:r>
    </w:p>
    <w:p w14:paraId="5CCCF786" w14:textId="77777777" w:rsidR="000A41D6" w:rsidRPr="000A41D6" w:rsidRDefault="000A41D6" w:rsidP="000A41D6">
      <w:pPr>
        <w:spacing w:before="0" w:after="0"/>
        <w:rPr>
          <w:rFonts w:ascii="Courier New" w:hAnsi="Courier New" w:cs="Courier New"/>
          <w:sz w:val="20"/>
        </w:rPr>
      </w:pPr>
    </w:p>
    <w:p w14:paraId="3E40A7B9" w14:textId="77777777" w:rsidR="003D2337" w:rsidRDefault="000A41D6" w:rsidP="000A41D6">
      <w:pPr>
        <w:spacing w:before="0" w:after="0"/>
      </w:pPr>
      <w:r w:rsidRPr="000A41D6">
        <w:rPr>
          <w:rFonts w:ascii="Courier New" w:hAnsi="Courier New" w:cs="Courier New"/>
          <w:sz w:val="20"/>
        </w:rPr>
        <w:t>};</w:t>
      </w:r>
    </w:p>
    <w:p w14:paraId="516F2817" w14:textId="77777777" w:rsidR="000A41D6" w:rsidRDefault="000A41D6" w:rsidP="00B57AC1">
      <w:pPr>
        <w:rPr>
          <w:b/>
        </w:rPr>
      </w:pPr>
    </w:p>
    <w:p w14:paraId="3061E9ED" w14:textId="70B5C17D" w:rsidR="0019001B" w:rsidRPr="00550102" w:rsidRDefault="00550102" w:rsidP="00B57AC1">
      <w:pPr>
        <w:rPr>
          <w:b/>
        </w:rPr>
      </w:pPr>
      <w:r>
        <w:rPr>
          <w:b/>
        </w:rPr>
        <w:t xml:space="preserve">Install </w:t>
      </w:r>
      <w:r w:rsidRPr="00550102">
        <w:rPr>
          <w:b/>
        </w:rPr>
        <w:t>Gulp-</w:t>
      </w:r>
      <w:ins w:id="210" w:author="Nandita" w:date="2015-06-26T17:48:00Z">
        <w:r w:rsidR="002C034B">
          <w:rPr>
            <w:b/>
          </w:rPr>
          <w:t>G</w:t>
        </w:r>
      </w:ins>
      <w:del w:id="211" w:author="Nandita" w:date="2015-06-26T17:48:00Z">
        <w:r w:rsidRPr="00550102" w:rsidDel="002C034B">
          <w:rPr>
            <w:b/>
          </w:rPr>
          <w:delText>g</w:delText>
        </w:r>
      </w:del>
      <w:r w:rsidRPr="00550102">
        <w:rPr>
          <w:b/>
        </w:rPr>
        <w:t>runt</w:t>
      </w:r>
      <w:r w:rsidR="00FF2835">
        <w:rPr>
          <w:b/>
        </w:rPr>
        <w:t xml:space="preserve"> from the command-line</w:t>
      </w:r>
    </w:p>
    <w:p w14:paraId="3757EE55" w14:textId="77777777" w:rsidR="0019001B" w:rsidRPr="00745C89" w:rsidRDefault="00745C89" w:rsidP="00B57AC1">
      <w:pPr>
        <w:rPr>
          <w:rFonts w:ascii="Courier New" w:hAnsi="Courier New" w:cs="Courier New"/>
        </w:rPr>
      </w:pPr>
      <w:r w:rsidRPr="00745C89">
        <w:rPr>
          <w:rFonts w:ascii="Courier New" w:hAnsi="Courier New" w:cs="Courier New"/>
        </w:rPr>
        <w:t>npm install gulp-grunt --save-dev</w:t>
      </w:r>
    </w:p>
    <w:p w14:paraId="435F066D" w14:textId="77777777" w:rsidR="00FF2835" w:rsidRDefault="00FF2835" w:rsidP="00B57AC1"/>
    <w:p w14:paraId="2F864B61" w14:textId="77777777" w:rsidR="00FF2835" w:rsidRPr="00FF2835" w:rsidRDefault="00FF2835" w:rsidP="00B57AC1">
      <w:pPr>
        <w:rPr>
          <w:b/>
        </w:rPr>
      </w:pPr>
      <w:r w:rsidRPr="00FF2835">
        <w:rPr>
          <w:b/>
        </w:rPr>
        <w:t>For more information</w:t>
      </w:r>
    </w:p>
    <w:p w14:paraId="4E06A287" w14:textId="77777777" w:rsidR="00550102" w:rsidRDefault="009032BC" w:rsidP="00B57AC1">
      <w:hyperlink r:id="rId45" w:history="1">
        <w:r w:rsidR="001876B2" w:rsidRPr="00660C62">
          <w:rPr>
            <w:rStyle w:val="Hyperlink"/>
          </w:rPr>
          <w:t>https://www.npmjs.com/package/gulp-grunt</w:t>
        </w:r>
      </w:hyperlink>
    </w:p>
    <w:p w14:paraId="6F95EA29" w14:textId="77777777" w:rsidR="000A41D6" w:rsidRDefault="000A41D6" w:rsidP="00B57AC1">
      <w:pPr>
        <w:rPr>
          <w:b/>
        </w:rPr>
      </w:pPr>
    </w:p>
    <w:p w14:paraId="65450DEB" w14:textId="77777777" w:rsidR="001876B2" w:rsidRDefault="00CD7A6B" w:rsidP="00B57AC1">
      <w:pPr>
        <w:rPr>
          <w:b/>
        </w:rPr>
      </w:pPr>
      <w:r w:rsidRPr="00CD7A6B">
        <w:rPr>
          <w:b/>
        </w:rPr>
        <w:t>Add Grunt configuration to Gulp</w:t>
      </w:r>
    </w:p>
    <w:p w14:paraId="2533E749" w14:textId="4A735256" w:rsidR="000A41D6" w:rsidRPr="000A41D6" w:rsidRDefault="000A41D6" w:rsidP="00B57AC1">
      <w:r w:rsidRPr="000A41D6">
        <w:t>Place</w:t>
      </w:r>
      <w:r>
        <w:t xml:space="preserve"> this Grunt configuration code </w:t>
      </w:r>
      <w:r w:rsidR="004D4777">
        <w:t xml:space="preserve">in the </w:t>
      </w:r>
      <w:commentRangeStart w:id="212"/>
      <w:ins w:id="213" w:author="Nandita" w:date="2015-06-25T16:01:00Z">
        <w:r w:rsidR="00214523">
          <w:rPr>
            <w:rFonts w:ascii="Courier New" w:hAnsi="Courier New" w:cs="Courier New"/>
          </w:rPr>
          <w:t>g</w:t>
        </w:r>
        <w:commentRangeEnd w:id="212"/>
        <w:r w:rsidR="00214523">
          <w:rPr>
            <w:rStyle w:val="CommentReference"/>
          </w:rPr>
          <w:commentReference w:id="212"/>
        </w:r>
      </w:ins>
      <w:del w:id="214" w:author="Nandita" w:date="2015-06-25T16:01:00Z">
        <w:r w:rsidR="004D4777" w:rsidRPr="004A0879" w:rsidDel="00214523">
          <w:rPr>
            <w:rFonts w:ascii="Courier New" w:hAnsi="Courier New" w:cs="Courier New"/>
          </w:rPr>
          <w:delText>j</w:delText>
        </w:r>
      </w:del>
      <w:r w:rsidR="004D4777" w:rsidRPr="004A0879">
        <w:rPr>
          <w:rFonts w:ascii="Courier New" w:hAnsi="Courier New" w:cs="Courier New"/>
        </w:rPr>
        <w:t>ulpfile.js</w:t>
      </w:r>
      <w:r w:rsidR="004D4777">
        <w:t xml:space="preserve"> just as you would </w:t>
      </w:r>
      <w:ins w:id="215" w:author="Nandita" w:date="2015-06-25T16:02:00Z">
        <w:r w:rsidR="006322A5">
          <w:t xml:space="preserve">with </w:t>
        </w:r>
      </w:ins>
      <w:r w:rsidR="004D4777">
        <w:t>any other task.</w:t>
      </w:r>
    </w:p>
    <w:p w14:paraId="533C991C" w14:textId="77777777" w:rsidR="00CD7A6B" w:rsidRPr="00CD7A6B" w:rsidRDefault="00CD7A6B" w:rsidP="00CD7A6B">
      <w:pPr>
        <w:spacing w:before="0" w:after="0"/>
        <w:rPr>
          <w:rFonts w:ascii="Courier New" w:hAnsi="Courier New" w:cs="Courier New"/>
        </w:rPr>
      </w:pPr>
      <w:r w:rsidRPr="00CD7A6B">
        <w:rPr>
          <w:rFonts w:ascii="Courier New" w:hAnsi="Courier New" w:cs="Courier New"/>
        </w:rPr>
        <w:t>// -------------------------------------------------</w:t>
      </w:r>
    </w:p>
    <w:p w14:paraId="56CAACD9" w14:textId="77777777" w:rsidR="00CD7A6B" w:rsidRPr="00CD7A6B" w:rsidRDefault="00CD7A6B" w:rsidP="00CD7A6B">
      <w:pPr>
        <w:spacing w:before="0" w:after="0"/>
        <w:rPr>
          <w:rFonts w:ascii="Courier New" w:hAnsi="Courier New" w:cs="Courier New"/>
        </w:rPr>
      </w:pPr>
      <w:r w:rsidRPr="00CD7A6B">
        <w:rPr>
          <w:rFonts w:ascii="Courier New" w:hAnsi="Courier New" w:cs="Courier New"/>
        </w:rPr>
        <w:lastRenderedPageBreak/>
        <w:t>// Grunt configuration</w:t>
      </w:r>
    </w:p>
    <w:p w14:paraId="3855ED54" w14:textId="77777777" w:rsidR="00CD7A6B" w:rsidRPr="00CD7A6B" w:rsidRDefault="00CD7A6B" w:rsidP="00CD7A6B">
      <w:pPr>
        <w:spacing w:before="0" w:after="0"/>
        <w:rPr>
          <w:rFonts w:ascii="Courier New" w:hAnsi="Courier New" w:cs="Courier New"/>
        </w:rPr>
      </w:pPr>
      <w:r w:rsidRPr="00CD7A6B">
        <w:rPr>
          <w:rFonts w:ascii="Courier New" w:hAnsi="Courier New" w:cs="Courier New"/>
        </w:rPr>
        <w:t>require('gulp-grunt')(gulp, {</w:t>
      </w:r>
    </w:p>
    <w:p w14:paraId="537E89F4" w14:textId="77777777"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 These are the default options but included here for readability.</w:t>
      </w:r>
    </w:p>
    <w:p w14:paraId="387F38B2" w14:textId="77777777"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base: null,</w:t>
      </w:r>
    </w:p>
    <w:p w14:paraId="03AEE374" w14:textId="77777777"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prefix: 'grunt-',</w:t>
      </w:r>
    </w:p>
    <w:p w14:paraId="675883FF" w14:textId="77777777"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verbose: false</w:t>
      </w:r>
    </w:p>
    <w:p w14:paraId="49CCC9F1" w14:textId="77777777" w:rsidR="00CD7A6B" w:rsidRPr="00CD7A6B" w:rsidRDefault="00CD7A6B" w:rsidP="00CD7A6B">
      <w:pPr>
        <w:spacing w:before="0" w:after="0"/>
        <w:rPr>
          <w:rFonts w:ascii="Courier New" w:hAnsi="Courier New" w:cs="Courier New"/>
        </w:rPr>
      </w:pPr>
      <w:r w:rsidRPr="00CD7A6B">
        <w:rPr>
          <w:rFonts w:ascii="Courier New" w:hAnsi="Courier New" w:cs="Courier New"/>
        </w:rPr>
        <w:t>});</w:t>
      </w:r>
    </w:p>
    <w:p w14:paraId="506C0980" w14:textId="77777777" w:rsidR="00550102" w:rsidRPr="00CD7A6B" w:rsidRDefault="00CD7A6B" w:rsidP="00CD7A6B">
      <w:pPr>
        <w:spacing w:before="0" w:after="0"/>
        <w:rPr>
          <w:rFonts w:ascii="Courier New" w:hAnsi="Courier New" w:cs="Courier New"/>
        </w:rPr>
      </w:pPr>
      <w:r w:rsidRPr="00CD7A6B">
        <w:rPr>
          <w:rFonts w:ascii="Courier New" w:hAnsi="Courier New" w:cs="Courier New"/>
        </w:rPr>
        <w:t>// -------------------------------------------------</w:t>
      </w:r>
    </w:p>
    <w:p w14:paraId="5BB5635E" w14:textId="77777777" w:rsidR="00550102" w:rsidRDefault="00550102" w:rsidP="00B57AC1"/>
    <w:p w14:paraId="58B1EE41" w14:textId="07CCD70B" w:rsidR="00CD7A6B" w:rsidRDefault="00CD7A6B" w:rsidP="00B57AC1">
      <w:r>
        <w:t>These are default configurations.  The base represents the path to the Gruntfile.</w:t>
      </w:r>
      <w:r w:rsidR="000A41D6">
        <w:t>js</w:t>
      </w:r>
      <w:r>
        <w:t>.  Because the Gruntfile.</w:t>
      </w:r>
      <w:r w:rsidR="000A41D6">
        <w:t>js</w:t>
      </w:r>
      <w:r>
        <w:t xml:space="preserve"> is in the root </w:t>
      </w:r>
      <w:r w:rsidR="00C6730D">
        <w:t>folder</w:t>
      </w:r>
      <w:r>
        <w:t xml:space="preserve"> base: can be null.</w:t>
      </w:r>
    </w:p>
    <w:p w14:paraId="3D0E1D0A" w14:textId="58627392" w:rsidR="00CD7A6B" w:rsidRDefault="00CD7A6B" w:rsidP="00B57AC1">
      <w:r>
        <w:t xml:space="preserve">We can now call the </w:t>
      </w:r>
      <w:ins w:id="216" w:author="Nandita" w:date="2015-06-26T17:49:00Z">
        <w:r w:rsidR="002C034B">
          <w:t>G</w:t>
        </w:r>
      </w:ins>
      <w:del w:id="217" w:author="Nandita" w:date="2015-06-26T17:49:00Z">
        <w:r w:rsidDel="002C034B">
          <w:delText>g</w:delText>
        </w:r>
      </w:del>
      <w:r>
        <w:t>runt task the same way we would a Gulp task but with the prefix “grunt=”.</w:t>
      </w:r>
    </w:p>
    <w:p w14:paraId="617CD1E9" w14:textId="77777777" w:rsidR="00A97981" w:rsidRDefault="00A97981" w:rsidP="00B57AC1"/>
    <w:p w14:paraId="0C8DCA37" w14:textId="77777777" w:rsidR="00CD7A6B" w:rsidRPr="00CD7A6B" w:rsidRDefault="00CD7A6B" w:rsidP="00B57AC1">
      <w:pPr>
        <w:rPr>
          <w:b/>
        </w:rPr>
      </w:pPr>
      <w:r w:rsidRPr="00CD7A6B">
        <w:rPr>
          <w:b/>
        </w:rPr>
        <w:t>Test Grunt Plugin</w:t>
      </w:r>
    </w:p>
    <w:p w14:paraId="3693490B" w14:textId="77777777" w:rsidR="00550102" w:rsidRPr="00CD7A6B" w:rsidRDefault="00CD7A6B" w:rsidP="00B57AC1">
      <w:pPr>
        <w:rPr>
          <w:rFonts w:ascii="Courier New" w:hAnsi="Courier New" w:cs="Courier New"/>
        </w:rPr>
      </w:pPr>
      <w:r w:rsidRPr="00CD7A6B">
        <w:rPr>
          <w:rFonts w:ascii="Courier New" w:hAnsi="Courier New" w:cs="Courier New"/>
        </w:rPr>
        <w:t>Gulp grunt-merge-json:menu</w:t>
      </w:r>
    </w:p>
    <w:p w14:paraId="4B65F327" w14:textId="77777777" w:rsidR="00CD7A6B" w:rsidRDefault="00CD7A6B" w:rsidP="00B57AC1"/>
    <w:p w14:paraId="212DF5F0" w14:textId="77777777" w:rsidR="005F52AA" w:rsidRPr="005F52AA" w:rsidRDefault="005F52AA" w:rsidP="00B57AC1">
      <w:pPr>
        <w:rPr>
          <w:b/>
        </w:rPr>
      </w:pPr>
      <w:r w:rsidRPr="005F52AA">
        <w:rPr>
          <w:b/>
        </w:rPr>
        <w:t xml:space="preserve">Add </w:t>
      </w:r>
      <w:r w:rsidR="00A97981">
        <w:rPr>
          <w:b/>
        </w:rPr>
        <w:t>the new Grunt task to the default task.</w:t>
      </w:r>
    </w:p>
    <w:p w14:paraId="7B40B8B3" w14:textId="77777777" w:rsidR="00A97981" w:rsidRPr="00A97981" w:rsidRDefault="00A97981" w:rsidP="00A97981">
      <w:pPr>
        <w:spacing w:before="0" w:after="0"/>
        <w:rPr>
          <w:rFonts w:ascii="Courier New" w:hAnsi="Courier New" w:cs="Courier New"/>
        </w:rPr>
      </w:pPr>
      <w:r w:rsidRPr="00A97981">
        <w:rPr>
          <w:rFonts w:ascii="Courier New" w:hAnsi="Courier New" w:cs="Courier New"/>
        </w:rPr>
        <w:t>gulp.task('default', function () {</w:t>
      </w:r>
    </w:p>
    <w:p w14:paraId="7CFA93EC" w14:textId="77777777"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runSequence('annotate', 'clean-dist', 'copy',</w:t>
      </w:r>
    </w:p>
    <w:p w14:paraId="3409D054" w14:textId="77777777"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['coreservices', 'routeconfig', 'libs', 'minifyhtml', 'minifyimage'</w:t>
      </w:r>
    </w:p>
    <w:p w14:paraId="7789E946" w14:textId="77777777"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r w:rsidRPr="00A97981">
        <w:rPr>
          <w:rFonts w:ascii="Courier New" w:hAnsi="Courier New" w:cs="Courier New"/>
          <w:b/>
        </w:rPr>
        <w:t>, 'grunt-merge-json:menu'</w:t>
      </w:r>
      <w:r w:rsidRPr="00A97981">
        <w:rPr>
          <w:rFonts w:ascii="Courier New" w:hAnsi="Courier New" w:cs="Courier New"/>
        </w:rPr>
        <w:t>],</w:t>
      </w:r>
    </w:p>
    <w:p w14:paraId="00C71C91" w14:textId="77777777"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['uglifyalljs', 'minifycss']);</w:t>
      </w:r>
    </w:p>
    <w:p w14:paraId="719F9D25" w14:textId="77777777" w:rsidR="00CD7A6B" w:rsidRDefault="00A97981" w:rsidP="00A97981">
      <w:pPr>
        <w:spacing w:before="0" w:after="0"/>
      </w:pPr>
      <w:r w:rsidRPr="00A97981">
        <w:rPr>
          <w:rFonts w:ascii="Courier New" w:hAnsi="Courier New" w:cs="Courier New"/>
        </w:rPr>
        <w:t>});</w:t>
      </w:r>
    </w:p>
    <w:p w14:paraId="135C96AC" w14:textId="77777777" w:rsidR="00B57AC1" w:rsidRDefault="00B57AC1" w:rsidP="00B57AC1"/>
    <w:p w14:paraId="620CF7A9" w14:textId="77777777" w:rsidR="004D4777" w:rsidRPr="00A95EBE" w:rsidRDefault="004D4777" w:rsidP="00B57AC1">
      <w:pPr>
        <w:rPr>
          <w:b/>
        </w:rPr>
      </w:pPr>
      <w:r w:rsidRPr="00A95EBE">
        <w:rPr>
          <w:b/>
        </w:rPr>
        <w:t>Run the default task</w:t>
      </w:r>
    </w:p>
    <w:p w14:paraId="2685EA8F" w14:textId="77777777" w:rsidR="0092174E" w:rsidRPr="0092174E" w:rsidRDefault="004D4777" w:rsidP="00B57AC1">
      <w:pPr>
        <w:rPr>
          <w:rFonts w:ascii="Courier New" w:hAnsi="Courier New" w:cs="Courier New"/>
        </w:rPr>
      </w:pPr>
      <w:r w:rsidRPr="004D4777">
        <w:rPr>
          <w:rFonts w:ascii="Courier New" w:hAnsi="Courier New" w:cs="Courier New"/>
        </w:rPr>
        <w:t>gulp</w:t>
      </w:r>
    </w:p>
    <w:p w14:paraId="7A843375" w14:textId="77777777" w:rsidR="004D4777" w:rsidRDefault="004D4777" w:rsidP="00B57AC1">
      <w:r>
        <w:rPr>
          <w:noProof/>
        </w:rPr>
        <w:lastRenderedPageBreak/>
        <w:drawing>
          <wp:inline distT="0" distB="0" distL="0" distR="0" wp14:anchorId="182C47CD" wp14:editId="75CB3C57">
            <wp:extent cx="6448425" cy="4524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48425" cy="4524375"/>
                    </a:xfrm>
                    <a:prstGeom prst="rect">
                      <a:avLst/>
                    </a:prstGeom>
                  </pic:spPr>
                </pic:pic>
              </a:graphicData>
            </a:graphic>
          </wp:inline>
        </w:drawing>
      </w:r>
    </w:p>
    <w:p w14:paraId="3CB70298" w14:textId="77777777" w:rsidR="00027102" w:rsidRDefault="00027102" w:rsidP="009C6FFA"/>
    <w:p w14:paraId="53EB5B0F" w14:textId="77777777" w:rsidR="0092174E" w:rsidRPr="007C5EDE" w:rsidRDefault="0092174E" w:rsidP="0092174E">
      <w:pPr>
        <w:spacing w:before="0" w:after="0"/>
        <w:rPr>
          <w:b/>
        </w:rPr>
      </w:pPr>
      <w:r w:rsidRPr="007C5EDE">
        <w:rPr>
          <w:b/>
        </w:rPr>
        <w:t>Current state of code</w:t>
      </w:r>
    </w:p>
    <w:p w14:paraId="07112020" w14:textId="77777777" w:rsidR="0092174E" w:rsidRPr="00A95EBE" w:rsidRDefault="0092174E" w:rsidP="009C6FFA">
      <w:pPr>
        <w:rPr>
          <w:b/>
        </w:rPr>
      </w:pPr>
      <w:r w:rsidRPr="00A95EBE">
        <w:rPr>
          <w:b/>
        </w:rPr>
        <w:t>package.json</w:t>
      </w:r>
    </w:p>
    <w:p w14:paraId="370A1EA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1A46BAE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"name": "Mashup.UI.Core",</w:t>
      </w:r>
    </w:p>
    <w:p w14:paraId="267CAEF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"version": "1.0.0",</w:t>
      </w:r>
    </w:p>
    <w:p w14:paraId="185045E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"description": "",</w:t>
      </w:r>
    </w:p>
    <w:p w14:paraId="5A961CB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"main": "index.js",</w:t>
      </w:r>
    </w:p>
    <w:p w14:paraId="4BD846A3"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"scripts": {</w:t>
      </w:r>
    </w:p>
    <w:p w14:paraId="431AB0D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"test": "echo \"Error: no test specified\" &amp;&amp; exit 1"</w:t>
      </w:r>
    </w:p>
    <w:p w14:paraId="71FFB2F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7982E0F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"author": "",</w:t>
      </w:r>
    </w:p>
    <w:p w14:paraId="2CFE2998"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"license": "ISC",</w:t>
      </w:r>
    </w:p>
    <w:p w14:paraId="2D8E846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"devDependencies": {</w:t>
      </w:r>
    </w:p>
    <w:p w14:paraId="4F7A81F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"grunt": "^0.4.5",</w:t>
      </w:r>
    </w:p>
    <w:p w14:paraId="29D8C80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"grunt-merge-json": "^0.9.5",</w:t>
      </w:r>
    </w:p>
    <w:p w14:paraId="7C7FAD6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 "^3.9.0",</w:t>
      </w:r>
    </w:p>
    <w:p w14:paraId="492D47D3"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"gulp-clean": "^0.3.1",</w:t>
      </w:r>
    </w:p>
    <w:p w14:paraId="6929550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"gulp-concat": "^2.5.2",</w:t>
      </w:r>
    </w:p>
    <w:p w14:paraId="71AFAC2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"gulp-grunt": "^0.5.2",</w:t>
      </w:r>
    </w:p>
    <w:p w14:paraId="7B6D5B3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lastRenderedPageBreak/>
        <w:t xml:space="preserve">    "gulp-imagemin": "^2.2.1",</w:t>
      </w:r>
    </w:p>
    <w:p w14:paraId="2D514C9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"gulp-minify-css": "^1.1.6",</w:t>
      </w:r>
    </w:p>
    <w:p w14:paraId="22F3D6D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"gulp-minify-html": "^1.0.3",</w:t>
      </w:r>
    </w:p>
    <w:p w14:paraId="7F866A8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"gulp-newer": "^0.5.1",</w:t>
      </w:r>
    </w:p>
    <w:p w14:paraId="62B15DC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"gulp-ng-annotate": "^1.0.0",</w:t>
      </w:r>
    </w:p>
    <w:p w14:paraId="4967D06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"gulp-plumber": "^1.0.1",</w:t>
      </w:r>
    </w:p>
    <w:p w14:paraId="2EB28D8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"gulp-rename": "^1.2.2",</w:t>
      </w:r>
    </w:p>
    <w:p w14:paraId="12EB6D6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"gulp-sourcemaps": "^1.5.2",</w:t>
      </w:r>
    </w:p>
    <w:p w14:paraId="6CD0AC3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"gulp-uglify": "^1.2.0",</w:t>
      </w:r>
    </w:p>
    <w:p w14:paraId="1C6C4CE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"imagemin-pngquant": "^4.1.0",</w:t>
      </w:r>
    </w:p>
    <w:p w14:paraId="01CEB19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"run-sequence": "^1.1.1"</w:t>
      </w:r>
    </w:p>
    <w:p w14:paraId="7180349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5E6D6D6D"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270BDBC5" w14:textId="77777777" w:rsidR="0092174E" w:rsidRDefault="0092174E" w:rsidP="009C6FFA"/>
    <w:p w14:paraId="0CFAE0FF" w14:textId="77777777" w:rsidR="0092174E" w:rsidRPr="00A95EBE" w:rsidRDefault="0092174E" w:rsidP="009C6FFA">
      <w:pPr>
        <w:rPr>
          <w:b/>
        </w:rPr>
      </w:pPr>
      <w:r w:rsidRPr="00A95EBE">
        <w:rPr>
          <w:b/>
        </w:rPr>
        <w:t>gulpfile.js</w:t>
      </w:r>
    </w:p>
    <w:p w14:paraId="0F96549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var onError = function (err) {</w:t>
      </w:r>
    </w:p>
    <w:p w14:paraId="15387A1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console.log(err);</w:t>
      </w:r>
    </w:p>
    <w:p w14:paraId="32B10F5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4DA6328E" w14:textId="77777777" w:rsidR="0092174E" w:rsidRPr="0092174E" w:rsidRDefault="0092174E" w:rsidP="0092174E">
      <w:pPr>
        <w:spacing w:before="0" w:after="0"/>
        <w:rPr>
          <w:rFonts w:ascii="Courier New" w:hAnsi="Courier New" w:cs="Courier New"/>
          <w:sz w:val="18"/>
          <w:szCs w:val="18"/>
        </w:rPr>
      </w:pPr>
    </w:p>
    <w:p w14:paraId="7BEE4308"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var gulp = require('gulp')</w:t>
      </w:r>
    </w:p>
    <w:p w14:paraId="7E8E74C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require('gulp-uglify')</w:t>
      </w:r>
    </w:p>
    <w:p w14:paraId="3A21EAD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require('gulp-rename')</w:t>
      </w:r>
    </w:p>
    <w:p w14:paraId="423B85D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require('gulp-sourcemaps')</w:t>
      </w:r>
    </w:p>
    <w:p w14:paraId="008A380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runSequence           = require('run-sequence')</w:t>
      </w:r>
    </w:p>
    <w:p w14:paraId="519399B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plumber               = require('gulp-plumber')</w:t>
      </w:r>
    </w:p>
    <w:p w14:paraId="267BE38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ngAnnotate            = require('gulp-ng-annotate')</w:t>
      </w:r>
    </w:p>
    <w:p w14:paraId="79D4C19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clean                 = require('gulp-clean')</w:t>
      </w:r>
    </w:p>
    <w:p w14:paraId="7214320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newer                 = require('gulp-newer')</w:t>
      </w:r>
    </w:p>
    <w:p w14:paraId="0BD0CF01"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concat                = require('gulp-concat')</w:t>
      </w:r>
    </w:p>
    <w:p w14:paraId="64A2085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require('gulp-rename')</w:t>
      </w:r>
    </w:p>
    <w:p w14:paraId="3726ED8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require('gulp-uglify')</w:t>
      </w:r>
    </w:p>
    <w:p w14:paraId="6B738B3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require('gulp-sourcemaps')</w:t>
      </w:r>
    </w:p>
    <w:p w14:paraId="4AB1A7A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minifycss             = require('gulp-minify-css')</w:t>
      </w:r>
    </w:p>
    <w:p w14:paraId="1C78D11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minifyhtml            = require('gulp-minify-html')</w:t>
      </w:r>
    </w:p>
    <w:p w14:paraId="61FA0DA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imagemin              = require('gulp-imagemin')</w:t>
      </w:r>
    </w:p>
    <w:p w14:paraId="50EAEFF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pngquant              = require('imagemin-pngquant')</w:t>
      </w:r>
    </w:p>
    <w:p w14:paraId="60050CA8"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3CC363C5" w14:textId="77777777" w:rsidR="0092174E" w:rsidRPr="0092174E" w:rsidRDefault="0092174E" w:rsidP="0092174E">
      <w:pPr>
        <w:spacing w:before="0" w:after="0"/>
        <w:rPr>
          <w:rFonts w:ascii="Courier New" w:hAnsi="Courier New" w:cs="Courier New"/>
          <w:sz w:val="18"/>
          <w:szCs w:val="18"/>
        </w:rPr>
      </w:pPr>
    </w:p>
    <w:p w14:paraId="2ED7552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gulp.task('annotate', function () {</w:t>
      </w:r>
    </w:p>
    <w:p w14:paraId="15E9C7A8"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gulp.src(['src/index.controller.js', 'src/core/**/*.js', 'src/apps/**/*.js', '!src/core/lib/**/*', '!src/**/*.min.js'], { base: 'src/./' })</w:t>
      </w:r>
    </w:p>
    <w:p w14:paraId="449D246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5B89D82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5237645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3210E1E1"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.pipe(ngAnnotate())</w:t>
      </w:r>
    </w:p>
    <w:p w14:paraId="4CB635C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.pipe(gulp.dest('src/./'));</w:t>
      </w:r>
    </w:p>
    <w:p w14:paraId="0539E04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185C9945" w14:textId="77777777" w:rsidR="0092174E" w:rsidRPr="0092174E" w:rsidRDefault="0092174E" w:rsidP="0092174E">
      <w:pPr>
        <w:spacing w:before="0" w:after="0"/>
        <w:rPr>
          <w:rFonts w:ascii="Courier New" w:hAnsi="Courier New" w:cs="Courier New"/>
          <w:sz w:val="18"/>
          <w:szCs w:val="18"/>
        </w:rPr>
      </w:pPr>
    </w:p>
    <w:p w14:paraId="3370B16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gulp.task('clean-dist', function () {</w:t>
      </w:r>
    </w:p>
    <w:p w14:paraId="05518A6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gulp.src('dist', { read: false })</w:t>
      </w:r>
    </w:p>
    <w:p w14:paraId="2436E1F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6888819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57DFB60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lastRenderedPageBreak/>
        <w:t xml:space="preserve">      }))</w:t>
      </w:r>
    </w:p>
    <w:p w14:paraId="3C55F06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.pipe(clean());</w:t>
      </w:r>
    </w:p>
    <w:p w14:paraId="47F5319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247BEC82" w14:textId="77777777" w:rsidR="0092174E" w:rsidRPr="0092174E" w:rsidRDefault="0092174E" w:rsidP="0092174E">
      <w:pPr>
        <w:spacing w:before="0" w:after="0"/>
        <w:rPr>
          <w:rFonts w:ascii="Courier New" w:hAnsi="Courier New" w:cs="Courier New"/>
          <w:sz w:val="18"/>
          <w:szCs w:val="18"/>
        </w:rPr>
      </w:pPr>
    </w:p>
    <w:p w14:paraId="412D06B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gulp.task('copy', function () {</w:t>
      </w:r>
    </w:p>
    <w:p w14:paraId="7767DCB1"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gulp.src('src/**/*')</w:t>
      </w:r>
    </w:p>
    <w:p w14:paraId="668A6B4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67439D0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27EBDB8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1E51968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.pipe(newer('dist')) </w:t>
      </w:r>
    </w:p>
    <w:p w14:paraId="3B093DC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.pipe(gulp.dest('dist'));</w:t>
      </w:r>
    </w:p>
    <w:p w14:paraId="6C9472C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16043AED" w14:textId="77777777" w:rsidR="0092174E" w:rsidRPr="0092174E" w:rsidRDefault="0092174E" w:rsidP="0092174E">
      <w:pPr>
        <w:spacing w:before="0" w:after="0"/>
        <w:rPr>
          <w:rFonts w:ascii="Courier New" w:hAnsi="Courier New" w:cs="Courier New"/>
          <w:sz w:val="18"/>
          <w:szCs w:val="18"/>
        </w:rPr>
      </w:pPr>
    </w:p>
    <w:p w14:paraId="3B5548AD"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gulp.task('coreservices', function () {</w:t>
      </w:r>
    </w:p>
    <w:p w14:paraId="51D1DFA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gulp.src('src/core/common/**/*')</w:t>
      </w:r>
    </w:p>
    <w:p w14:paraId="7B7CE19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00E7C10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55E56C48"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5D77E338"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.pipe(concat('core.services.js'))</w:t>
      </w:r>
    </w:p>
    <w:p w14:paraId="5B54B13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.pipe(gulp.dest('./dist/'));</w:t>
      </w:r>
    </w:p>
    <w:p w14:paraId="5B1F449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59979592" w14:textId="77777777" w:rsidR="0092174E" w:rsidRPr="0092174E" w:rsidRDefault="0092174E" w:rsidP="0092174E">
      <w:pPr>
        <w:spacing w:before="0" w:after="0"/>
        <w:rPr>
          <w:rFonts w:ascii="Courier New" w:hAnsi="Courier New" w:cs="Courier New"/>
          <w:sz w:val="18"/>
          <w:szCs w:val="18"/>
        </w:rPr>
      </w:pPr>
    </w:p>
    <w:p w14:paraId="2751E2C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gulp.task('routeconfig', function () {</w:t>
      </w:r>
    </w:p>
    <w:p w14:paraId="0B758C8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gulp.src(['src/core/config/route.config.js', 'src/apps/**/route.config.js'])</w:t>
      </w:r>
    </w:p>
    <w:p w14:paraId="379C5B7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046E21A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100DBE5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7A4BCBB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.pipe(concat('route.config.js'))</w:t>
      </w:r>
    </w:p>
    <w:p w14:paraId="48D25F6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.pipe(gulp.dest('./dist/'));</w:t>
      </w:r>
    </w:p>
    <w:p w14:paraId="49A3CADD"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2BAA5A33" w14:textId="77777777" w:rsidR="0092174E" w:rsidRPr="0092174E" w:rsidRDefault="0092174E" w:rsidP="0092174E">
      <w:pPr>
        <w:spacing w:before="0" w:after="0"/>
        <w:rPr>
          <w:rFonts w:ascii="Courier New" w:hAnsi="Courier New" w:cs="Courier New"/>
          <w:sz w:val="18"/>
          <w:szCs w:val="18"/>
        </w:rPr>
      </w:pPr>
    </w:p>
    <w:p w14:paraId="41532F2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gulp.task('libs', function () {</w:t>
      </w:r>
    </w:p>
    <w:p w14:paraId="2F4559E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gulp.src(['bower_components/**/*.js'])</w:t>
      </w:r>
    </w:p>
    <w:p w14:paraId="12964E6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2B4B9A3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0E67278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2664958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.pipe(concat('libs.js'))</w:t>
      </w:r>
    </w:p>
    <w:p w14:paraId="7BC91EF3"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.pipe(gulp.dest('dist/core/lib/'));</w:t>
      </w:r>
    </w:p>
    <w:p w14:paraId="6DB55858"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610B22C6" w14:textId="77777777" w:rsidR="0092174E" w:rsidRPr="0092174E" w:rsidRDefault="0092174E" w:rsidP="0092174E">
      <w:pPr>
        <w:spacing w:before="0" w:after="0"/>
        <w:rPr>
          <w:rFonts w:ascii="Courier New" w:hAnsi="Courier New" w:cs="Courier New"/>
          <w:sz w:val="18"/>
          <w:szCs w:val="18"/>
        </w:rPr>
      </w:pPr>
    </w:p>
    <w:p w14:paraId="0341FB0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gulp.task('uglifyalljs', function () {</w:t>
      </w:r>
    </w:p>
    <w:p w14:paraId="1548AB2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//gulp.task('uglifyalljs', ['copy', 'coreservices', 'routeconfig', 'tscompile'], function () {</w:t>
      </w:r>
    </w:p>
    <w:p w14:paraId="1FDB3FC1"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gulp.src(['dist/**/*.js', '!/**/*.min.js', '!dist/core/lib/**/*', '!dist/core/common/**/*'], { base: 'dist/./' })</w:t>
      </w:r>
    </w:p>
    <w:p w14:paraId="3929A34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0D68F42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0E6AE8C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367058F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.pipe(sourcemaps.init())</w:t>
      </w:r>
    </w:p>
    <w:p w14:paraId="0F1179D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.pipe(newer('dist/./'))</w:t>
      </w:r>
    </w:p>
    <w:p w14:paraId="2C7CB20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.pipe(uglify())</w:t>
      </w:r>
    </w:p>
    <w:p w14:paraId="46C5BC5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.pipe(rename({</w:t>
      </w:r>
    </w:p>
    <w:p w14:paraId="2AD6FF4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extname: '.min.js'</w:t>
      </w:r>
    </w:p>
    <w:p w14:paraId="150BAD3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7C01FFA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lastRenderedPageBreak/>
        <w:t xml:space="preserve">     .pipe(sourcemaps.write('./'))</w:t>
      </w:r>
    </w:p>
    <w:p w14:paraId="73BAC67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.pipe(gulp.dest('dist/./'));</w:t>
      </w:r>
    </w:p>
    <w:p w14:paraId="5F5BF69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660F6CA5" w14:textId="77777777" w:rsidR="0092174E" w:rsidRPr="0092174E" w:rsidRDefault="0092174E" w:rsidP="0092174E">
      <w:pPr>
        <w:spacing w:before="0" w:after="0"/>
        <w:rPr>
          <w:rFonts w:ascii="Courier New" w:hAnsi="Courier New" w:cs="Courier New"/>
          <w:sz w:val="18"/>
          <w:szCs w:val="18"/>
        </w:rPr>
      </w:pPr>
    </w:p>
    <w:p w14:paraId="78C7F0D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gulp.task('minifycss', function () {</w:t>
      </w:r>
    </w:p>
    <w:p w14:paraId="296EA44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gulp.src(['dist/**/*.css', '!dist/**/*.min.css', '!dist/core/lib/**/*'], { base: 'dist/./' })</w:t>
      </w:r>
    </w:p>
    <w:p w14:paraId="14A1C2C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1CB993CD"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1667D49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2853C31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.pipe(sourcemaps.init())</w:t>
      </w:r>
    </w:p>
    <w:p w14:paraId="3070AE43"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.pipe(minifycss())</w:t>
      </w:r>
    </w:p>
    <w:p w14:paraId="6DDA16C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.pipe(rename({</w:t>
      </w:r>
    </w:p>
    <w:p w14:paraId="62A9CE33"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extname: '.min.css'</w:t>
      </w:r>
    </w:p>
    <w:p w14:paraId="275873FD"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0766754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.pipe(sourcemaps.write('./'))</w:t>
      </w:r>
    </w:p>
    <w:p w14:paraId="00ACBE8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.pipe(gulp.dest('dist/./'));</w:t>
      </w:r>
    </w:p>
    <w:p w14:paraId="7E16870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41460728" w14:textId="77777777" w:rsidR="0092174E" w:rsidRPr="0092174E" w:rsidRDefault="0092174E" w:rsidP="0092174E">
      <w:pPr>
        <w:spacing w:before="0" w:after="0"/>
        <w:rPr>
          <w:rFonts w:ascii="Courier New" w:hAnsi="Courier New" w:cs="Courier New"/>
          <w:sz w:val="18"/>
          <w:szCs w:val="18"/>
        </w:rPr>
      </w:pPr>
    </w:p>
    <w:p w14:paraId="368D6E2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gulp.task('minifyhtml', function () {</w:t>
      </w:r>
    </w:p>
    <w:p w14:paraId="6AC7F28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gulp.src(['dist/**/*.html', '!/**/*.min.html', '!dist/core/lib/**/*'], { base: 'dist/./' })</w:t>
      </w:r>
    </w:p>
    <w:p w14:paraId="13B145B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12CC81B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4A99AD43"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0498C46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.pipe(sourcemaps.init())</w:t>
      </w:r>
    </w:p>
    <w:p w14:paraId="73B252F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.pipe(minifyhtml())</w:t>
      </w:r>
    </w:p>
    <w:p w14:paraId="1B25C17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.pipe(rename({</w:t>
      </w:r>
    </w:p>
    <w:p w14:paraId="127CF10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extname: '.min.html'</w:t>
      </w:r>
    </w:p>
    <w:p w14:paraId="5E37E68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2194618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.pipe(sourcemaps.write('./'))</w:t>
      </w:r>
    </w:p>
    <w:p w14:paraId="546D40C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.pipe(gulp.dest('dist/./'));</w:t>
      </w:r>
    </w:p>
    <w:p w14:paraId="7E5A942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73F2FDD9" w14:textId="77777777" w:rsidR="0092174E" w:rsidRPr="0092174E" w:rsidRDefault="0092174E" w:rsidP="0092174E">
      <w:pPr>
        <w:spacing w:before="0" w:after="0"/>
        <w:rPr>
          <w:rFonts w:ascii="Courier New" w:hAnsi="Courier New" w:cs="Courier New"/>
          <w:sz w:val="18"/>
          <w:szCs w:val="18"/>
        </w:rPr>
      </w:pPr>
    </w:p>
    <w:p w14:paraId="4C0171E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gulp.task('minifyimage', function () {</w:t>
      </w:r>
    </w:p>
    <w:p w14:paraId="6E7C9A4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return gulp.src(['dist/**/*.{png,jpg,gif,ico}', '!dist/core/lib/**/*.*', '!dist/core/css/**/*.*'])</w:t>
      </w:r>
    </w:p>
    <w:p w14:paraId="3D37F92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.pipe(plumber({</w:t>
      </w:r>
    </w:p>
    <w:p w14:paraId="275D1E5D"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errorHandler: onError</w:t>
      </w:r>
    </w:p>
    <w:p w14:paraId="3A62922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728EB19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.pipe(imagemin({ progressive: true, optimizationLevel: 7, use: [pngquant()] }))</w:t>
      </w:r>
    </w:p>
    <w:p w14:paraId="6741027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.pipe(gulp.dest('dist/./'));</w:t>
      </w:r>
    </w:p>
    <w:p w14:paraId="44088A0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16A4704F" w14:textId="77777777" w:rsidR="0092174E" w:rsidRPr="0092174E" w:rsidRDefault="0092174E" w:rsidP="0092174E">
      <w:pPr>
        <w:spacing w:before="0" w:after="0"/>
        <w:rPr>
          <w:rFonts w:ascii="Courier New" w:hAnsi="Courier New" w:cs="Courier New"/>
          <w:sz w:val="18"/>
          <w:szCs w:val="18"/>
        </w:rPr>
      </w:pPr>
    </w:p>
    <w:p w14:paraId="3D7555E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14:paraId="596D322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Grunt configuration</w:t>
      </w:r>
    </w:p>
    <w:p w14:paraId="4D2A7EC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require('gulp-grunt')(gulp, {</w:t>
      </w:r>
    </w:p>
    <w:p w14:paraId="724D7180"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These are the default options but included here for readability.</w:t>
      </w:r>
    </w:p>
    <w:p w14:paraId="20082EF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base: null,</w:t>
      </w:r>
    </w:p>
    <w:p w14:paraId="74FE901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prefix: 'grunt-',</w:t>
      </w:r>
    </w:p>
    <w:p w14:paraId="64EBDFA8"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verbose: false</w:t>
      </w:r>
    </w:p>
    <w:p w14:paraId="47F02D89"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640FC41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14:paraId="4BE3D3EB" w14:textId="77777777" w:rsidR="0092174E" w:rsidRPr="0092174E" w:rsidRDefault="0092174E" w:rsidP="0092174E">
      <w:pPr>
        <w:spacing w:before="0" w:after="0"/>
        <w:rPr>
          <w:rFonts w:ascii="Courier New" w:hAnsi="Courier New" w:cs="Courier New"/>
          <w:sz w:val="18"/>
          <w:szCs w:val="18"/>
        </w:rPr>
      </w:pPr>
    </w:p>
    <w:p w14:paraId="7E45C578" w14:textId="77777777" w:rsidR="0092174E" w:rsidRPr="0092174E" w:rsidRDefault="0092174E" w:rsidP="0092174E">
      <w:pPr>
        <w:spacing w:before="0" w:after="0"/>
        <w:rPr>
          <w:rFonts w:ascii="Courier New" w:hAnsi="Courier New" w:cs="Courier New"/>
          <w:sz w:val="18"/>
          <w:szCs w:val="18"/>
        </w:rPr>
      </w:pPr>
    </w:p>
    <w:p w14:paraId="55B58A6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lastRenderedPageBreak/>
        <w:t>// ----------------------------------------------------------------</w:t>
      </w:r>
    </w:p>
    <w:p w14:paraId="308B43FF"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Default Task</w:t>
      </w:r>
    </w:p>
    <w:p w14:paraId="69BC586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14:paraId="7998BEFC"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gulp.task('default', function () {</w:t>
      </w:r>
    </w:p>
    <w:p w14:paraId="73E3B9A3"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runSequence('annotate', 'clean-dist', 'copy',</w:t>
      </w:r>
    </w:p>
    <w:p w14:paraId="0255983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['coreservices', 'routeconfig', 'libs', 'minifyhtml', 'minifyimage'</w:t>
      </w:r>
    </w:p>
    <w:p w14:paraId="28BDC635"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'grunt-merge-json:menu'],</w:t>
      </w:r>
    </w:p>
    <w:p w14:paraId="1369B0A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['uglifyalljs', 'minifycss']);</w:t>
      </w:r>
    </w:p>
    <w:p w14:paraId="58A9E50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08C35360" w14:textId="77777777" w:rsidR="0092174E" w:rsidRDefault="0092174E" w:rsidP="009C6FFA"/>
    <w:p w14:paraId="48622E97" w14:textId="77777777" w:rsidR="0092174E" w:rsidRPr="00A95EBE" w:rsidRDefault="0092174E" w:rsidP="0092174E">
      <w:pPr>
        <w:rPr>
          <w:b/>
        </w:rPr>
      </w:pPr>
      <w:r w:rsidRPr="00A95EBE">
        <w:rPr>
          <w:b/>
        </w:rPr>
        <w:t>Gruntfile.js</w:t>
      </w:r>
    </w:p>
    <w:p w14:paraId="79A230D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module.exports = function (grunt) {</w:t>
      </w:r>
    </w:p>
    <w:p w14:paraId="5E38AE13" w14:textId="77777777" w:rsidR="0092174E" w:rsidRPr="0092174E" w:rsidRDefault="0092174E" w:rsidP="0092174E">
      <w:pPr>
        <w:spacing w:before="0" w:after="0"/>
        <w:rPr>
          <w:rFonts w:ascii="Courier New" w:hAnsi="Courier New" w:cs="Courier New"/>
          <w:sz w:val="18"/>
          <w:szCs w:val="18"/>
        </w:rPr>
      </w:pPr>
    </w:p>
    <w:p w14:paraId="3F7B066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grunt.initConfig({</w:t>
      </w:r>
    </w:p>
    <w:p w14:paraId="6DB1DF7B"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distFolder: 'dist',</w:t>
      </w:r>
    </w:p>
    <w:p w14:paraId="5BD75CC1" w14:textId="77777777" w:rsidR="0092174E" w:rsidRPr="0092174E" w:rsidRDefault="0092174E" w:rsidP="0092174E">
      <w:pPr>
        <w:spacing w:before="0" w:after="0"/>
        <w:rPr>
          <w:rFonts w:ascii="Courier New" w:hAnsi="Courier New" w:cs="Courier New"/>
          <w:sz w:val="18"/>
          <w:szCs w:val="18"/>
        </w:rPr>
      </w:pPr>
    </w:p>
    <w:p w14:paraId="700E47A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pkg: grunt.file.readJSON('package.json'),</w:t>
      </w:r>
    </w:p>
    <w:p w14:paraId="6EE0C9C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"merge-json": {</w:t>
      </w:r>
    </w:p>
    <w:p w14:paraId="40AADDBF" w14:textId="77777777" w:rsidR="0092174E" w:rsidRPr="0092174E" w:rsidRDefault="0092174E" w:rsidP="0092174E">
      <w:pPr>
        <w:spacing w:before="0" w:after="0"/>
        <w:rPr>
          <w:rFonts w:ascii="Courier New" w:hAnsi="Courier New" w:cs="Courier New"/>
          <w:sz w:val="18"/>
          <w:szCs w:val="18"/>
        </w:rPr>
      </w:pPr>
    </w:p>
    <w:p w14:paraId="7609B03D"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menu: {</w:t>
      </w:r>
    </w:p>
    <w:p w14:paraId="6CBB1BC7"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src: ['src/apps/**/menu.json.txt'],</w:t>
      </w:r>
    </w:p>
    <w:p w14:paraId="612598CD"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dest: '&lt;%= distFolder %&gt;/menu.json.txt',</w:t>
      </w:r>
    </w:p>
    <w:p w14:paraId="7A63E5E2"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65770124"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2173AD9A"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14:paraId="6DD7B985" w14:textId="77777777" w:rsidR="0092174E" w:rsidRPr="0092174E" w:rsidRDefault="0092174E" w:rsidP="0092174E">
      <w:pPr>
        <w:spacing w:before="0" w:after="0"/>
        <w:rPr>
          <w:rFonts w:ascii="Courier New" w:hAnsi="Courier New" w:cs="Courier New"/>
          <w:sz w:val="18"/>
          <w:szCs w:val="18"/>
        </w:rPr>
      </w:pPr>
    </w:p>
    <w:p w14:paraId="07F51596"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Load modules, register tasks</w:t>
      </w:r>
    </w:p>
    <w:p w14:paraId="6049CF1E"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grunt.loadNpmTasks('grunt-merge-json');</w:t>
      </w:r>
    </w:p>
    <w:p w14:paraId="0A9B9183" w14:textId="77777777" w:rsidR="0092174E" w:rsidRPr="0092174E" w:rsidRDefault="0092174E" w:rsidP="0092174E">
      <w:pPr>
        <w:spacing w:before="0" w:after="0"/>
        <w:rPr>
          <w:rFonts w:ascii="Courier New" w:hAnsi="Courier New" w:cs="Courier New"/>
          <w:sz w:val="18"/>
          <w:szCs w:val="18"/>
        </w:rPr>
      </w:pPr>
    </w:p>
    <w:p w14:paraId="0D29F961" w14:textId="77777777"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14:paraId="1E50A6DA" w14:textId="77777777" w:rsidR="0092174E" w:rsidRDefault="0092174E" w:rsidP="009C6FFA"/>
    <w:p w14:paraId="171DBDE8" w14:textId="7F7DAAE1" w:rsidR="006825E4" w:rsidRDefault="006825E4" w:rsidP="00314279">
      <w:pPr>
        <w:pStyle w:val="Heading2"/>
      </w:pPr>
      <w:r>
        <w:t>GULP Tutorial Part 1</w:t>
      </w:r>
      <w:del w:id="218" w:author="Nandita" w:date="2015-06-26T13:10:00Z">
        <w:r w:rsidR="00936B24" w:rsidDel="00A57030">
          <w:delText>2</w:delText>
        </w:r>
      </w:del>
      <w:ins w:id="219" w:author="Nandita" w:date="2015-06-26T13:10:00Z">
        <w:r w:rsidR="00A57030">
          <w:t>1</w:t>
        </w:r>
      </w:ins>
      <w:r>
        <w:t xml:space="preserve"> – JSHINT</w:t>
      </w:r>
    </w:p>
    <w:p w14:paraId="6B0B3669" w14:textId="77777777" w:rsidR="009E20AB" w:rsidRDefault="009E20AB" w:rsidP="009E20AB">
      <w:commentRangeStart w:id="220"/>
      <w:r>
        <w:t>TODO: Go through Grunts jshint config and merge in anything I like.</w:t>
      </w:r>
    </w:p>
    <w:p w14:paraId="28333EC6" w14:textId="77777777" w:rsidR="009E20AB" w:rsidRDefault="009E20AB" w:rsidP="009E20AB">
      <w:r>
        <w:t>TODO: Walk the user through the config and show some of the options available.</w:t>
      </w:r>
      <w:commentRangeEnd w:id="220"/>
      <w:r w:rsidR="006322A5">
        <w:rPr>
          <w:rStyle w:val="CommentReference"/>
        </w:rPr>
        <w:commentReference w:id="220"/>
      </w:r>
    </w:p>
    <w:p w14:paraId="50FC09AC" w14:textId="77777777" w:rsidR="009E20AB" w:rsidRDefault="009E20AB" w:rsidP="003E3576"/>
    <w:p w14:paraId="700BD9DB" w14:textId="77777777" w:rsidR="009E20AB" w:rsidRDefault="00861B90" w:rsidP="00377746">
      <w:r>
        <w:t>JSHint is a static analysis tool used to analyze JavaScript code for quality and standards/style enforcement.</w:t>
      </w:r>
      <w:r w:rsidR="00D13139">
        <w:t xml:space="preserve">  The example below demonstrates how to analyze your code but it can also be piped into transpilation of code from </w:t>
      </w:r>
      <w:r w:rsidR="00105FD6">
        <w:t>Type</w:t>
      </w:r>
      <w:r w:rsidR="00BB4D86">
        <w:t>S</w:t>
      </w:r>
      <w:r w:rsidR="00105FD6">
        <w:t>cript</w:t>
      </w:r>
      <w:r w:rsidR="00D13139">
        <w:t xml:space="preserve"> to JavaScript.</w:t>
      </w:r>
    </w:p>
    <w:p w14:paraId="11B1A69D" w14:textId="77777777" w:rsidR="009E20AB" w:rsidRDefault="009E20AB" w:rsidP="003E3576"/>
    <w:p w14:paraId="675198D8" w14:textId="77777777" w:rsidR="003E3576" w:rsidRDefault="003E3576" w:rsidP="003E3576">
      <w:r>
        <w:t xml:space="preserve">Install the </w:t>
      </w:r>
      <w:r w:rsidRPr="00312F3F">
        <w:rPr>
          <w:b/>
        </w:rPr>
        <w:t>gulp-</w:t>
      </w:r>
      <w:r w:rsidR="00B6725D">
        <w:rPr>
          <w:b/>
        </w:rPr>
        <w:t>jshint</w:t>
      </w:r>
      <w:r w:rsidR="008F323A">
        <w:t xml:space="preserve">, </w:t>
      </w:r>
      <w:r w:rsidR="008F323A" w:rsidRPr="008F323A">
        <w:rPr>
          <w:b/>
        </w:rPr>
        <w:t>jshint-stylish</w:t>
      </w:r>
      <w:r w:rsidR="008F323A">
        <w:t xml:space="preserve">, and </w:t>
      </w:r>
      <w:r w:rsidR="008F323A" w:rsidRPr="008F323A">
        <w:rPr>
          <w:b/>
        </w:rPr>
        <w:t>gulp-jshint-html-reporter</w:t>
      </w:r>
      <w:r w:rsidR="008F323A">
        <w:t>.</w:t>
      </w:r>
    </w:p>
    <w:p w14:paraId="40617F12" w14:textId="77777777" w:rsidR="003E3576" w:rsidRDefault="001323C0" w:rsidP="003E3576">
      <w:pPr>
        <w:rPr>
          <w:rFonts w:ascii="Courier New" w:hAnsi="Courier New" w:cs="Courier New"/>
        </w:rPr>
      </w:pPr>
      <w:r w:rsidRPr="001323C0">
        <w:rPr>
          <w:rFonts w:ascii="Courier New" w:hAnsi="Courier New" w:cs="Courier New"/>
        </w:rPr>
        <w:t>npm install gulp-jshint --save-dev</w:t>
      </w:r>
    </w:p>
    <w:p w14:paraId="77549EE4" w14:textId="77777777" w:rsidR="00B6725D" w:rsidRDefault="001323C0" w:rsidP="004F3CDD">
      <w:pPr>
        <w:rPr>
          <w:rFonts w:ascii="Courier New" w:hAnsi="Courier New" w:cs="Courier New"/>
        </w:rPr>
      </w:pPr>
      <w:r>
        <w:rPr>
          <w:rFonts w:ascii="Courier New" w:hAnsi="Courier New" w:cs="Courier New"/>
        </w:rPr>
        <w:lastRenderedPageBreak/>
        <w:t>npm install jshint-stylish --save-dev</w:t>
      </w:r>
    </w:p>
    <w:p w14:paraId="04608A5E" w14:textId="77777777" w:rsidR="00B6725D" w:rsidRDefault="00B6725D" w:rsidP="003E3576">
      <w:pPr>
        <w:rPr>
          <w:rFonts w:ascii="Courier New" w:hAnsi="Courier New" w:cs="Courier New"/>
        </w:rPr>
      </w:pPr>
      <w:r w:rsidRPr="00B6725D">
        <w:rPr>
          <w:rFonts w:ascii="Courier New" w:hAnsi="Courier New" w:cs="Courier New"/>
        </w:rPr>
        <w:t xml:space="preserve">npm install gulp-jshint-html-reporter </w:t>
      </w:r>
      <w:r>
        <w:rPr>
          <w:rFonts w:ascii="Courier New" w:hAnsi="Courier New" w:cs="Courier New"/>
        </w:rPr>
        <w:t>--</w:t>
      </w:r>
      <w:r w:rsidRPr="00B6725D">
        <w:rPr>
          <w:rFonts w:ascii="Courier New" w:hAnsi="Courier New" w:cs="Courier New"/>
        </w:rPr>
        <w:t>save</w:t>
      </w:r>
      <w:r>
        <w:rPr>
          <w:rFonts w:ascii="Courier New" w:hAnsi="Courier New" w:cs="Courier New"/>
        </w:rPr>
        <w:t>-dev</w:t>
      </w:r>
    </w:p>
    <w:p w14:paraId="06A8DD3E" w14:textId="77777777" w:rsidR="001323C0" w:rsidRDefault="001323C0" w:rsidP="003E3576"/>
    <w:p w14:paraId="173C43A1" w14:textId="53F8992E" w:rsidR="000A3B49" w:rsidRDefault="003E3576" w:rsidP="000A3B49">
      <w:r>
        <w:t xml:space="preserve">Add the new plugins to your </w:t>
      </w:r>
      <w:ins w:id="221" w:author="Nandita" w:date="2015-06-26T17:50:00Z">
        <w:r w:rsidR="002C034B">
          <w:t>G</w:t>
        </w:r>
      </w:ins>
      <w:del w:id="222" w:author="Nandita" w:date="2015-06-26T17:50:00Z">
        <w:r w:rsidDel="002C034B">
          <w:delText>g</w:delText>
        </w:r>
      </w:del>
      <w:r>
        <w:t>ulp required list</w:t>
      </w:r>
    </w:p>
    <w:p w14:paraId="7DFB427D" w14:textId="77777777" w:rsidR="00A71067" w:rsidRPr="00A71067" w:rsidRDefault="00A71067" w:rsidP="00A71067">
      <w:pPr>
        <w:spacing w:before="0" w:after="0"/>
        <w:rPr>
          <w:rFonts w:ascii="Courier New" w:hAnsi="Courier New" w:cs="Courier New"/>
        </w:rPr>
      </w:pPr>
      <w:r w:rsidRPr="00A71067">
        <w:rPr>
          <w:rFonts w:ascii="Courier New" w:hAnsi="Courier New" w:cs="Courier New"/>
        </w:rPr>
        <w:t>, jshint                = require('gulp-jshint')</w:t>
      </w:r>
    </w:p>
    <w:p w14:paraId="2B32AECC" w14:textId="77777777" w:rsidR="00A71067" w:rsidRPr="00A71067" w:rsidRDefault="00A71067" w:rsidP="00A71067">
      <w:pPr>
        <w:spacing w:before="0" w:after="0"/>
        <w:rPr>
          <w:rFonts w:ascii="Courier New" w:hAnsi="Courier New" w:cs="Courier New"/>
        </w:rPr>
      </w:pPr>
      <w:r w:rsidRPr="00A71067">
        <w:rPr>
          <w:rFonts w:ascii="Courier New" w:hAnsi="Courier New" w:cs="Courier New"/>
        </w:rPr>
        <w:t>, stylish               = require('jshint-stylish')</w:t>
      </w:r>
    </w:p>
    <w:p w14:paraId="5268857A" w14:textId="77777777" w:rsidR="00013C33" w:rsidRDefault="00A71067" w:rsidP="00A71067">
      <w:pPr>
        <w:spacing w:before="0" w:after="0"/>
        <w:rPr>
          <w:rFonts w:ascii="Courier New" w:hAnsi="Courier New" w:cs="Courier New"/>
        </w:rPr>
      </w:pPr>
      <w:r w:rsidRPr="00A71067">
        <w:rPr>
          <w:rFonts w:ascii="Courier New" w:hAnsi="Courier New" w:cs="Courier New"/>
        </w:rPr>
        <w:t>, jshintfileoutput      = require('gulp-jshint-html-reporter')</w:t>
      </w:r>
    </w:p>
    <w:p w14:paraId="0ED56A19" w14:textId="77777777" w:rsidR="00A71067" w:rsidRDefault="00A71067" w:rsidP="00A71067"/>
    <w:p w14:paraId="2C53ED37" w14:textId="77777777" w:rsidR="003E3576" w:rsidRDefault="003E3576" w:rsidP="003E3576">
      <w:r>
        <w:t>Add the new task to your gulpfile.js</w:t>
      </w:r>
    </w:p>
    <w:p w14:paraId="2AC0304C"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gulp.task('jshint', function () {</w:t>
      </w:r>
    </w:p>
    <w:p w14:paraId="2A099ADE"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//gulp.task('jshint', ['copy', 'tscompile'], function () {</w:t>
      </w:r>
    </w:p>
    <w:p w14:paraId="4D870686"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return gulp.src(['./dist/**/*.js', '!dist/core/lib/**/*.*', '!**/*.min.js', '!dist/core/css/**/*.*'])</w:t>
      </w:r>
    </w:p>
    <w:p w14:paraId="50120E48"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.pipe(plumber({</w:t>
      </w:r>
    </w:p>
    <w:p w14:paraId="5FBAC48F"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errorHandler: onError</w:t>
      </w:r>
    </w:p>
    <w:p w14:paraId="1B138B14"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14:paraId="57CB2BAC"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.pipe(jshint('.jshintrc'))</w:t>
      </w:r>
    </w:p>
    <w:p w14:paraId="2857422C"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.pipe(jshint.reporter(stylish))</w:t>
      </w:r>
    </w:p>
    <w:p w14:paraId="36925FE9"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.pipe(jshint.reporter('gulp-jshint-html-reporter', { filename: 'jshint-output.html' }))</w:t>
      </w:r>
    </w:p>
    <w:p w14:paraId="287643E4" w14:textId="77777777"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14:paraId="5C1737ED" w14:textId="77777777" w:rsid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w:t>
      </w:r>
    </w:p>
    <w:p w14:paraId="01C95E7C" w14:textId="77777777" w:rsidR="00AE7E14" w:rsidRDefault="00AE7E14" w:rsidP="00AE7E14">
      <w:pPr>
        <w:spacing w:before="0" w:after="0"/>
        <w:rPr>
          <w:b/>
        </w:rPr>
      </w:pPr>
    </w:p>
    <w:p w14:paraId="253A774B" w14:textId="77777777" w:rsidR="00AE7E14" w:rsidRPr="0087293B" w:rsidRDefault="00AE7E14" w:rsidP="00AE7E14">
      <w:pPr>
        <w:spacing w:before="0" w:after="0"/>
        <w:rPr>
          <w:rFonts w:ascii="Courier New" w:hAnsi="Courier New" w:cs="Courier New"/>
          <w:b/>
        </w:rPr>
      </w:pPr>
      <w:r w:rsidRPr="0087293B">
        <w:rPr>
          <w:b/>
        </w:rPr>
        <w:t>Creating a</w:t>
      </w:r>
      <w:r w:rsidRPr="0087293B">
        <w:t xml:space="preserve"> </w:t>
      </w:r>
      <w:r w:rsidRPr="0087293B">
        <w:rPr>
          <w:rFonts w:ascii="Courier New" w:hAnsi="Courier New" w:cs="Courier New"/>
          <w:b/>
        </w:rPr>
        <w:t>.jshintrc</w:t>
      </w:r>
      <w:r w:rsidRPr="0087293B">
        <w:rPr>
          <w:b/>
        </w:rPr>
        <w:t xml:space="preserve"> file</w:t>
      </w:r>
    </w:p>
    <w:p w14:paraId="4EFF2D39" w14:textId="77777777" w:rsidR="00AE7E14" w:rsidRDefault="00AE7E14" w:rsidP="00AE7E14">
      <w:pPr>
        <w:spacing w:before="0" w:after="0"/>
        <w:rPr>
          <w:rFonts w:cs="Courier New"/>
        </w:rPr>
      </w:pPr>
      <w:r w:rsidRPr="003A2AFF">
        <w:rPr>
          <w:rFonts w:cs="Courier New"/>
        </w:rPr>
        <w:t>You can customize</w:t>
      </w:r>
      <w:r>
        <w:rPr>
          <w:rFonts w:cs="Courier New"/>
        </w:rPr>
        <w:t xml:space="preserve"> your own jshint rules in a file called .jshintrc.  I’m starting with options recommended by John Papa. </w:t>
      </w:r>
      <w:hyperlink r:id="rId47" w:history="1"/>
    </w:p>
    <w:p w14:paraId="2E76BE4C" w14:textId="77777777" w:rsidR="00AE7E14" w:rsidRDefault="009032BC" w:rsidP="00AE7E14">
      <w:pPr>
        <w:spacing w:before="0" w:after="0"/>
      </w:pPr>
      <w:hyperlink r:id="rId48" w:anchor="use-an-options-file" w:history="1">
        <w:r w:rsidR="00595B0A" w:rsidRPr="00A035F1">
          <w:rPr>
            <w:rStyle w:val="Hyperlink"/>
          </w:rPr>
          <w:t>https://github.com/johnpapa/angular-styleguide#use-an-options-file</w:t>
        </w:r>
      </w:hyperlink>
    </w:p>
    <w:p w14:paraId="1C6F343E" w14:textId="77777777" w:rsidR="00595B0A" w:rsidRDefault="00595B0A" w:rsidP="00AE7E14">
      <w:pPr>
        <w:spacing w:before="0" w:after="0"/>
        <w:rPr>
          <w:rFonts w:cs="Courier New"/>
        </w:rPr>
      </w:pPr>
    </w:p>
    <w:p w14:paraId="7133DEB3" w14:textId="77777777" w:rsidR="00AE7E14" w:rsidRDefault="00AE7E14" w:rsidP="00AE7E14">
      <w:pPr>
        <w:spacing w:before="0" w:after="0"/>
        <w:rPr>
          <w:rFonts w:cs="Courier New"/>
        </w:rPr>
      </w:pPr>
    </w:p>
    <w:p w14:paraId="6DF3715C" w14:textId="77777777" w:rsidR="00AE7E14" w:rsidRPr="00854BBE" w:rsidRDefault="00AE7E14" w:rsidP="00AE7E14">
      <w:pPr>
        <w:spacing w:before="0" w:after="0"/>
        <w:rPr>
          <w:rFonts w:cs="Courier New"/>
          <w:b/>
        </w:rPr>
      </w:pPr>
      <w:r w:rsidRPr="00854BBE">
        <w:rPr>
          <w:rFonts w:cs="Courier New"/>
          <w:b/>
        </w:rPr>
        <w:t>.jshintrc</w:t>
      </w:r>
      <w:r>
        <w:rPr>
          <w:rFonts w:cs="Courier New"/>
          <w:b/>
        </w:rPr>
        <w:t xml:space="preserve"> TIP</w:t>
      </w:r>
    </w:p>
    <w:p w14:paraId="2F50CBD6" w14:textId="565B84AB" w:rsidR="00AE7E14" w:rsidRDefault="00AE7E14" w:rsidP="00AE7E14">
      <w:pPr>
        <w:spacing w:before="0" w:after="0"/>
        <w:rPr>
          <w:rFonts w:cs="Courier New"/>
        </w:rPr>
      </w:pPr>
      <w:r>
        <w:rPr>
          <w:rFonts w:cs="Courier New"/>
        </w:rPr>
        <w:t xml:space="preserve">You cannot easily create files beginning with a dot in </w:t>
      </w:r>
      <w:ins w:id="223" w:author="Nandita" w:date="2015-06-25T16:05:00Z">
        <w:r w:rsidR="0082444F">
          <w:rPr>
            <w:rFonts w:cs="Courier New"/>
          </w:rPr>
          <w:t>W</w:t>
        </w:r>
      </w:ins>
      <w:del w:id="224" w:author="Nandita" w:date="2015-06-25T16:05:00Z">
        <w:r w:rsidDel="0082444F">
          <w:rPr>
            <w:rFonts w:cs="Courier New"/>
          </w:rPr>
          <w:delText>w</w:delText>
        </w:r>
      </w:del>
      <w:r>
        <w:rPr>
          <w:rFonts w:cs="Courier New"/>
        </w:rPr>
        <w:t xml:space="preserve">indows. </w:t>
      </w:r>
    </w:p>
    <w:p w14:paraId="49A89C7F" w14:textId="77777777" w:rsidR="00AE7E14" w:rsidRDefault="00AE7E14" w:rsidP="00AE7E14">
      <w:pPr>
        <w:spacing w:before="0" w:after="0"/>
        <w:rPr>
          <w:rFonts w:cs="Courier New"/>
        </w:rPr>
      </w:pPr>
    </w:p>
    <w:p w14:paraId="6488801D" w14:textId="0FFD68A5" w:rsidR="00AE7E14" w:rsidRDefault="00AE7E14" w:rsidP="00AE7E14">
      <w:pPr>
        <w:spacing w:before="0" w:after="0"/>
        <w:rPr>
          <w:rFonts w:cs="Courier New"/>
        </w:rPr>
      </w:pPr>
      <w:r>
        <w:rPr>
          <w:rFonts w:cs="Courier New"/>
        </w:rPr>
        <w:t xml:space="preserve">Steps to create the </w:t>
      </w:r>
      <w:r w:rsidRPr="00CA0B79">
        <w:rPr>
          <w:rFonts w:ascii="Courier New" w:hAnsi="Courier New" w:cs="Courier New"/>
        </w:rPr>
        <w:t>.jshintrc</w:t>
      </w:r>
      <w:r>
        <w:rPr>
          <w:rFonts w:cs="Courier New"/>
        </w:rPr>
        <w:t xml:space="preserve"> file</w:t>
      </w:r>
      <w:ins w:id="225" w:author="Nandita" w:date="2015-06-25T16:05:00Z">
        <w:r w:rsidR="0082444F">
          <w:rPr>
            <w:rFonts w:cs="Courier New"/>
          </w:rPr>
          <w:t>:</w:t>
        </w:r>
      </w:ins>
    </w:p>
    <w:p w14:paraId="63A7B96A" w14:textId="77777777" w:rsidR="00AE7E14" w:rsidRDefault="00AE7E14" w:rsidP="00AE7E14">
      <w:pPr>
        <w:spacing w:before="0" w:after="0"/>
        <w:rPr>
          <w:rFonts w:cs="Courier New"/>
        </w:rPr>
      </w:pPr>
    </w:p>
    <w:p w14:paraId="34811264" w14:textId="07A4313A" w:rsidR="00AE7E14" w:rsidRPr="00854BBE" w:rsidRDefault="00AE7E14" w:rsidP="00AE7E14">
      <w:pPr>
        <w:pStyle w:val="ListParagraph"/>
        <w:numPr>
          <w:ilvl w:val="0"/>
          <w:numId w:val="1"/>
        </w:numPr>
        <w:spacing w:before="0" w:after="0"/>
        <w:rPr>
          <w:rFonts w:cs="Courier New"/>
        </w:rPr>
      </w:pPr>
      <w:r w:rsidRPr="00854BBE">
        <w:rPr>
          <w:rFonts w:cs="Courier New"/>
        </w:rPr>
        <w:t xml:space="preserve">Create a file named </w:t>
      </w:r>
      <w:r w:rsidRPr="00237217">
        <w:rPr>
          <w:rFonts w:ascii="Courier New" w:hAnsi="Courier New" w:cs="Courier New"/>
          <w:b/>
        </w:rPr>
        <w:t>“.</w:t>
      </w:r>
      <w:r w:rsidR="007C1FA4">
        <w:rPr>
          <w:rFonts w:ascii="Courier New" w:hAnsi="Courier New" w:cs="Courier New"/>
          <w:b/>
        </w:rPr>
        <w:t>jshintrc</w:t>
      </w:r>
      <w:r w:rsidRPr="00237217">
        <w:rPr>
          <w:rFonts w:ascii="Courier New" w:hAnsi="Courier New" w:cs="Courier New"/>
          <w:b/>
        </w:rPr>
        <w:t>.”</w:t>
      </w:r>
      <w:r w:rsidR="00237217">
        <w:rPr>
          <w:rFonts w:cs="Courier New"/>
        </w:rPr>
        <w:t xml:space="preserve"> in the root along</w:t>
      </w:r>
      <w:del w:id="226" w:author="Nandita" w:date="2015-06-25T16:05:00Z">
        <w:r w:rsidR="00237217" w:rsidDel="0082444F">
          <w:rPr>
            <w:rFonts w:cs="Courier New"/>
          </w:rPr>
          <w:delText xml:space="preserve"> </w:delText>
        </w:r>
      </w:del>
      <w:r w:rsidR="00237217">
        <w:rPr>
          <w:rFonts w:cs="Courier New"/>
        </w:rPr>
        <w:t>side gulpfile.js and Gruntfile.js.</w:t>
      </w:r>
      <w:r w:rsidRPr="00854BBE">
        <w:rPr>
          <w:rFonts w:cs="Courier New"/>
        </w:rPr>
        <w:t xml:space="preserve">  Notice the ending dot.  </w:t>
      </w:r>
      <w:r w:rsidR="00595B0A">
        <w:rPr>
          <w:rFonts w:cs="Courier New"/>
        </w:rPr>
        <w:t>You must do this from Explorer.</w:t>
      </w:r>
    </w:p>
    <w:p w14:paraId="56AB5BF8" w14:textId="77777777" w:rsidR="00AE7E14" w:rsidRPr="00854BBE" w:rsidRDefault="00AE7E14" w:rsidP="00AE7E14">
      <w:pPr>
        <w:pStyle w:val="ListParagraph"/>
        <w:numPr>
          <w:ilvl w:val="0"/>
          <w:numId w:val="1"/>
        </w:numPr>
        <w:spacing w:before="0" w:after="0"/>
        <w:rPr>
          <w:rFonts w:cs="Courier New"/>
        </w:rPr>
      </w:pPr>
      <w:r w:rsidRPr="00854BBE">
        <w:rPr>
          <w:rFonts w:cs="Courier New"/>
        </w:rPr>
        <w:t xml:space="preserve">Windows will prompt you to confirm the extension.  </w:t>
      </w:r>
    </w:p>
    <w:p w14:paraId="06F42A8A" w14:textId="6E50270B" w:rsidR="00AE7E14" w:rsidRPr="00595B0A" w:rsidRDefault="00AE7E14" w:rsidP="00AE7E14">
      <w:pPr>
        <w:pStyle w:val="ListParagraph"/>
        <w:numPr>
          <w:ilvl w:val="0"/>
          <w:numId w:val="1"/>
        </w:numPr>
        <w:spacing w:before="0" w:after="0"/>
        <w:rPr>
          <w:rFonts w:cs="Courier New"/>
        </w:rPr>
      </w:pPr>
      <w:r w:rsidRPr="00854BBE">
        <w:rPr>
          <w:rFonts w:cs="Courier New"/>
        </w:rPr>
        <w:t xml:space="preserve">Finally </w:t>
      </w:r>
      <w:ins w:id="227" w:author="Nandita" w:date="2015-06-25T16:06:00Z">
        <w:r w:rsidR="00922AF7">
          <w:rPr>
            <w:rFonts w:cs="Courier New"/>
          </w:rPr>
          <w:t>W</w:t>
        </w:r>
      </w:ins>
      <w:del w:id="228" w:author="Nandita" w:date="2015-06-25T16:06:00Z">
        <w:r w:rsidRPr="00854BBE" w:rsidDel="00922AF7">
          <w:rPr>
            <w:rFonts w:cs="Courier New"/>
          </w:rPr>
          <w:delText>w</w:delText>
        </w:r>
      </w:del>
      <w:r w:rsidRPr="00854BBE">
        <w:rPr>
          <w:rFonts w:cs="Courier New"/>
        </w:rPr>
        <w:t xml:space="preserve">indows simply removes the ending dot for you.  Now you have the file </w:t>
      </w:r>
      <w:r w:rsidRPr="00854BBE">
        <w:rPr>
          <w:rFonts w:ascii="Courier New" w:hAnsi="Courier New" w:cs="Courier New"/>
        </w:rPr>
        <w:t>“.js</w:t>
      </w:r>
      <w:r w:rsidR="007C1FA4">
        <w:rPr>
          <w:rFonts w:ascii="Courier New" w:hAnsi="Courier New" w:cs="Courier New"/>
        </w:rPr>
        <w:t>hintrc</w:t>
      </w:r>
      <w:r w:rsidRPr="00854BBE">
        <w:rPr>
          <w:rFonts w:ascii="Courier New" w:hAnsi="Courier New" w:cs="Courier New"/>
        </w:rPr>
        <w:t>”.</w:t>
      </w:r>
    </w:p>
    <w:p w14:paraId="6010A3C2" w14:textId="13F6C07E" w:rsidR="00595B0A" w:rsidRPr="00595B0A" w:rsidRDefault="00595B0A" w:rsidP="00AE7E14">
      <w:pPr>
        <w:pStyle w:val="ListParagraph"/>
        <w:numPr>
          <w:ilvl w:val="0"/>
          <w:numId w:val="1"/>
        </w:numPr>
        <w:spacing w:before="0" w:after="0"/>
        <w:rPr>
          <w:rFonts w:cs="Courier New"/>
        </w:rPr>
      </w:pPr>
      <w:r w:rsidRPr="00595B0A">
        <w:rPr>
          <w:rFonts w:cs="Courier New"/>
        </w:rPr>
        <w:t xml:space="preserve">If you are using </w:t>
      </w:r>
      <w:r>
        <w:rPr>
          <w:rFonts w:cs="Courier New"/>
        </w:rPr>
        <w:t>Visual Studio .NET or some other IDE</w:t>
      </w:r>
      <w:ins w:id="229" w:author="Nandita" w:date="2015-06-25T16:06:00Z">
        <w:r w:rsidR="00922AF7">
          <w:rPr>
            <w:rFonts w:cs="Courier New"/>
          </w:rPr>
          <w:t>,</w:t>
        </w:r>
      </w:ins>
      <w:r>
        <w:rPr>
          <w:rFonts w:cs="Courier New"/>
        </w:rPr>
        <w:t xml:space="preserve"> you can now go and add the existing file to your project.</w:t>
      </w:r>
    </w:p>
    <w:p w14:paraId="79672915" w14:textId="77777777" w:rsidR="00805E93" w:rsidRDefault="00805E93" w:rsidP="00805E93">
      <w:pPr>
        <w:rPr>
          <w:rFonts w:ascii="Courier New" w:hAnsi="Courier New" w:cs="Courier New"/>
          <w:sz w:val="18"/>
          <w:szCs w:val="18"/>
        </w:rPr>
      </w:pPr>
    </w:p>
    <w:p w14:paraId="05A00225" w14:textId="77777777" w:rsidR="006E0726" w:rsidRPr="006E0726" w:rsidRDefault="006E0726" w:rsidP="006E0726">
      <w:pPr>
        <w:rPr>
          <w:b/>
        </w:rPr>
      </w:pPr>
      <w:r w:rsidRPr="006E0726">
        <w:rPr>
          <w:b/>
        </w:rPr>
        <w:t>.jshintrc content</w:t>
      </w:r>
    </w:p>
    <w:p w14:paraId="667EEE20" w14:textId="77777777" w:rsidR="006E0726" w:rsidRDefault="006E0726" w:rsidP="006E0726">
      <w:r>
        <w:t>We are going to use the options promoted by John Papa.</w:t>
      </w:r>
    </w:p>
    <w:p w14:paraId="2E8233AB" w14:textId="77777777" w:rsidR="006E0726" w:rsidRDefault="006E0726" w:rsidP="006E0726">
      <w:r>
        <w:t>Copy and paste this into your new .js</w:t>
      </w:r>
      <w:r w:rsidR="007C1FA4">
        <w:t>hintrc</w:t>
      </w:r>
      <w:r>
        <w:t xml:space="preserve"> file or visit John Papa’s page with the link above to see if any new updates have become available.</w:t>
      </w:r>
    </w:p>
    <w:p w14:paraId="5404EC21"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14:paraId="5BE392FE"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"bitwise": true,</w:t>
      </w:r>
    </w:p>
    <w:p w14:paraId="448AEE6B"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"camelcase": true,</w:t>
      </w:r>
    </w:p>
    <w:p w14:paraId="20E9580A"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"curly": true,</w:t>
      </w:r>
    </w:p>
    <w:p w14:paraId="32E330F4"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"eqeqeq": true,</w:t>
      </w:r>
    </w:p>
    <w:p w14:paraId="50D9D8C1"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"es3": false,</w:t>
      </w:r>
    </w:p>
    <w:p w14:paraId="505D5554"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"forin": true,</w:t>
      </w:r>
    </w:p>
    <w:p w14:paraId="279F62F7"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"freeze": true,</w:t>
      </w:r>
    </w:p>
    <w:p w14:paraId="28A46357"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"immed": true,</w:t>
      </w:r>
    </w:p>
    <w:p w14:paraId="4583D0A1"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"indent": 4,</w:t>
      </w:r>
    </w:p>
    <w:p w14:paraId="6CE78A06"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"latedef": "nofunc",</w:t>
      </w:r>
    </w:p>
    <w:p w14:paraId="09A70AB5"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"newcap": true,</w:t>
      </w:r>
    </w:p>
    <w:p w14:paraId="68528569"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"noarg": true,</w:t>
      </w:r>
    </w:p>
    <w:p w14:paraId="40D50E2C"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"noempty": true,</w:t>
      </w:r>
    </w:p>
    <w:p w14:paraId="488D7F95"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"nonbsp": true,</w:t>
      </w:r>
    </w:p>
    <w:p w14:paraId="7764498C"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"nonew": true,</w:t>
      </w:r>
    </w:p>
    <w:p w14:paraId="5D667891"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"plusplus": false,</w:t>
      </w:r>
    </w:p>
    <w:p w14:paraId="3F2C447E"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"quotmark": "single",</w:t>
      </w:r>
    </w:p>
    <w:p w14:paraId="204C6C3E"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"undef": true,</w:t>
      </w:r>
    </w:p>
    <w:p w14:paraId="2EE15187"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"unused": false,</w:t>
      </w:r>
    </w:p>
    <w:p w14:paraId="15017B11"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"strict": false,</w:t>
      </w:r>
    </w:p>
    <w:p w14:paraId="74DAF88A"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"maxparams": 10,</w:t>
      </w:r>
    </w:p>
    <w:p w14:paraId="0F7DBD46"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"maxdepth": 5,</w:t>
      </w:r>
    </w:p>
    <w:p w14:paraId="65D2D2B6"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"maxstatements": 40,</w:t>
      </w:r>
    </w:p>
    <w:p w14:paraId="63EA775E"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"maxcomplexity": 8,</w:t>
      </w:r>
    </w:p>
    <w:p w14:paraId="34F23687"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"maxlen": 120,</w:t>
      </w:r>
    </w:p>
    <w:p w14:paraId="4B22A9AA" w14:textId="77777777" w:rsidR="006E0726" w:rsidRPr="006E0726" w:rsidRDefault="006E0726" w:rsidP="006E0726">
      <w:pPr>
        <w:spacing w:before="0" w:after="0"/>
        <w:rPr>
          <w:rFonts w:ascii="Courier New" w:hAnsi="Courier New" w:cs="Courier New"/>
          <w:sz w:val="18"/>
          <w:szCs w:val="18"/>
        </w:rPr>
      </w:pPr>
    </w:p>
    <w:p w14:paraId="0BD3C9AF"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"asi": false,</w:t>
      </w:r>
    </w:p>
    <w:p w14:paraId="56ECF9C4"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"boss": false,</w:t>
      </w:r>
    </w:p>
    <w:p w14:paraId="5C36C113"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"debug": false,</w:t>
      </w:r>
    </w:p>
    <w:p w14:paraId="3B99CCD2"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"eqnull": true,</w:t>
      </w:r>
    </w:p>
    <w:p w14:paraId="165362BE"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"esnext": false,</w:t>
      </w:r>
    </w:p>
    <w:p w14:paraId="17FFCD52"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"evil": false,</w:t>
      </w:r>
    </w:p>
    <w:p w14:paraId="4B748267"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"expr": false,</w:t>
      </w:r>
    </w:p>
    <w:p w14:paraId="4FBB8B6C"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"funcscope": false,</w:t>
      </w:r>
    </w:p>
    <w:p w14:paraId="68E09E8D"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"globalstrict": false,</w:t>
      </w:r>
    </w:p>
    <w:p w14:paraId="0C2F6BC8"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"iterator": false,</w:t>
      </w:r>
    </w:p>
    <w:p w14:paraId="124681FE"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"lastsemic": false,</w:t>
      </w:r>
    </w:p>
    <w:p w14:paraId="35F5B8CD"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"laxbreak": false,</w:t>
      </w:r>
    </w:p>
    <w:p w14:paraId="2EBF6DE9"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"laxcomma": false,</w:t>
      </w:r>
    </w:p>
    <w:p w14:paraId="00E84A88"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"loopfunc": true,</w:t>
      </w:r>
    </w:p>
    <w:p w14:paraId="6A7FF070"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"maxerr": false,</w:t>
      </w:r>
    </w:p>
    <w:p w14:paraId="4937D8E5"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"moz": false,</w:t>
      </w:r>
    </w:p>
    <w:p w14:paraId="7E88B72F"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"multistr": false,</w:t>
      </w:r>
    </w:p>
    <w:p w14:paraId="5DE878CA"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"notypeof": false,</w:t>
      </w:r>
    </w:p>
    <w:p w14:paraId="3A6EBAD2"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lastRenderedPageBreak/>
        <w:t xml:space="preserve">    "proto": false,</w:t>
      </w:r>
    </w:p>
    <w:p w14:paraId="4501D12C"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"scripturl": false,</w:t>
      </w:r>
    </w:p>
    <w:p w14:paraId="71C25860"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"shadow": false,</w:t>
      </w:r>
    </w:p>
    <w:p w14:paraId="47C56172"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"sub": true,</w:t>
      </w:r>
    </w:p>
    <w:p w14:paraId="7A3834F1"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"supernew": false,</w:t>
      </w:r>
    </w:p>
    <w:p w14:paraId="5953FC48"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"validthis": false,</w:t>
      </w:r>
    </w:p>
    <w:p w14:paraId="06024461"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"noyield": false,</w:t>
      </w:r>
    </w:p>
    <w:p w14:paraId="2005F822" w14:textId="77777777" w:rsidR="006E0726" w:rsidRPr="006E0726" w:rsidRDefault="006E0726" w:rsidP="006E0726">
      <w:pPr>
        <w:spacing w:before="0" w:after="0"/>
        <w:rPr>
          <w:rFonts w:ascii="Courier New" w:hAnsi="Courier New" w:cs="Courier New"/>
          <w:sz w:val="18"/>
          <w:szCs w:val="18"/>
        </w:rPr>
      </w:pPr>
    </w:p>
    <w:p w14:paraId="200D015A"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"browser": true,</w:t>
      </w:r>
    </w:p>
    <w:p w14:paraId="2DF99ABC"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"node": true,</w:t>
      </w:r>
    </w:p>
    <w:p w14:paraId="5BB1EB3F" w14:textId="77777777" w:rsidR="006E0726" w:rsidRPr="006E0726" w:rsidRDefault="006E0726" w:rsidP="006E0726">
      <w:pPr>
        <w:spacing w:before="0" w:after="0"/>
        <w:rPr>
          <w:rFonts w:ascii="Courier New" w:hAnsi="Courier New" w:cs="Courier New"/>
          <w:sz w:val="18"/>
          <w:szCs w:val="18"/>
        </w:rPr>
      </w:pPr>
    </w:p>
    <w:p w14:paraId="539ABEA1"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"globals": {</w:t>
      </w:r>
    </w:p>
    <w:p w14:paraId="72901228"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"angular": false,</w:t>
      </w:r>
    </w:p>
    <w:p w14:paraId="1C158969"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 false</w:t>
      </w:r>
    </w:p>
    <w:p w14:paraId="014544CF"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
    <w:p w14:paraId="596D6D7F" w14:textId="77777777"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14:paraId="560E9919" w14:textId="77777777" w:rsidR="003F54B0" w:rsidRDefault="003F54B0" w:rsidP="00377746"/>
    <w:p w14:paraId="091431F9" w14:textId="77777777" w:rsidR="00377746" w:rsidRDefault="00377746" w:rsidP="00377746">
      <w:pPr>
        <w:rPr>
          <w:b/>
        </w:rPr>
      </w:pPr>
      <w:r w:rsidRPr="00377746">
        <w:rPr>
          <w:b/>
        </w:rPr>
        <w:t>Using JSHint reporters</w:t>
      </w:r>
    </w:p>
    <w:p w14:paraId="66CDC16C" w14:textId="4BF0E401" w:rsidR="004F5A2C" w:rsidRDefault="004F5A2C" w:rsidP="00377746">
      <w:r>
        <w:t xml:space="preserve">Reporters </w:t>
      </w:r>
      <w:r w:rsidR="00B117D6">
        <w:t>receive</w:t>
      </w:r>
      <w:r>
        <w:t xml:space="preserve"> feedback from JSHint and format it into something human readable.  By default</w:t>
      </w:r>
      <w:ins w:id="230" w:author="Nandita" w:date="2015-06-25T16:07:00Z">
        <w:r w:rsidR="00C9099F">
          <w:t>,</w:t>
        </w:r>
      </w:ins>
      <w:r>
        <w:t xml:space="preserve"> you’ll get raw text from JSHint and it will be displayed at the command line.  Adding the </w:t>
      </w:r>
      <w:r w:rsidRPr="00B117D6">
        <w:rPr>
          <w:rFonts w:ascii="Courier New" w:hAnsi="Courier New" w:cs="Courier New"/>
        </w:rPr>
        <w:t>‘jshint-stylish’</w:t>
      </w:r>
      <w:r>
        <w:t xml:space="preserve"> plugin and passing it </w:t>
      </w:r>
      <w:r w:rsidR="00B117D6">
        <w:t>to</w:t>
      </w:r>
      <w:r>
        <w:t xml:space="preserve"> the </w:t>
      </w:r>
      <w:r w:rsidRPr="00B117D6">
        <w:rPr>
          <w:rFonts w:ascii="Courier New" w:hAnsi="Courier New" w:cs="Courier New"/>
        </w:rPr>
        <w:t>jshint.reporter(stylish)</w:t>
      </w:r>
      <w:r>
        <w:t xml:space="preserve"> gives you a more readable output to the </w:t>
      </w:r>
      <w:r w:rsidR="00B117D6">
        <w:t>command line</w:t>
      </w:r>
      <w:r>
        <w:t xml:space="preserve">.  </w:t>
      </w:r>
    </w:p>
    <w:p w14:paraId="7E822D43" w14:textId="77777777" w:rsidR="004F5A2C" w:rsidRDefault="00F41ACB" w:rsidP="00377746">
      <w:r>
        <w:rPr>
          <w:noProof/>
        </w:rPr>
        <w:drawing>
          <wp:inline distT="0" distB="0" distL="0" distR="0" wp14:anchorId="10D6D0A4" wp14:editId="1C0EE0F2">
            <wp:extent cx="7258050" cy="3831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60204" cy="3832924"/>
                    </a:xfrm>
                    <a:prstGeom prst="rect">
                      <a:avLst/>
                    </a:prstGeom>
                  </pic:spPr>
                </pic:pic>
              </a:graphicData>
            </a:graphic>
          </wp:inline>
        </w:drawing>
      </w:r>
    </w:p>
    <w:p w14:paraId="630F6C28" w14:textId="77777777" w:rsidR="00F64DA2" w:rsidRDefault="00F64DA2" w:rsidP="00377746"/>
    <w:p w14:paraId="61B52E72" w14:textId="77777777" w:rsidR="00377746" w:rsidRDefault="004F5A2C" w:rsidP="00377746">
      <w:r>
        <w:lastRenderedPageBreak/>
        <w:t xml:space="preserve">Taking this </w:t>
      </w:r>
      <w:r w:rsidR="00F64DA2">
        <w:t>concept</w:t>
      </w:r>
      <w:r w:rsidR="00DD1A13">
        <w:t xml:space="preserve"> a step</w:t>
      </w:r>
      <w:r>
        <w:t xml:space="preserve"> further</w:t>
      </w:r>
      <w:r w:rsidR="00DD1A13">
        <w:t>,</w:t>
      </w:r>
      <w:r>
        <w:t xml:space="preserve"> the </w:t>
      </w:r>
      <w:r w:rsidRPr="00DD1A13">
        <w:rPr>
          <w:rFonts w:ascii="Courier New" w:hAnsi="Courier New" w:cs="Courier New"/>
        </w:rPr>
        <w:t>‘gulp-jshint-html-reporter’</w:t>
      </w:r>
      <w:r>
        <w:t xml:space="preserve"> generates an html document, as the name of the plugin implies.</w:t>
      </w:r>
    </w:p>
    <w:p w14:paraId="7EC3A52D" w14:textId="77777777" w:rsidR="000A6AF9" w:rsidRDefault="000A6AF9" w:rsidP="00377746">
      <w:r>
        <w:t>For more information</w:t>
      </w:r>
      <w:del w:id="231" w:author="Nandita" w:date="2015-06-26T18:02:00Z">
        <w:r w:rsidDel="007C7968">
          <w:delText xml:space="preserve">.  </w:delText>
        </w:r>
      </w:del>
    </w:p>
    <w:p w14:paraId="32A4A06A" w14:textId="77777777" w:rsidR="000A6AF9" w:rsidRDefault="009032BC" w:rsidP="00377746">
      <w:hyperlink r:id="rId50" w:history="1">
        <w:r w:rsidR="000A6AF9" w:rsidRPr="00660C62">
          <w:rPr>
            <w:rStyle w:val="Hyperlink"/>
          </w:rPr>
          <w:t>https://www.npmjs.com/package/gulp-jshint-html-reporter</w:t>
        </w:r>
      </w:hyperlink>
    </w:p>
    <w:p w14:paraId="70AAE017" w14:textId="77777777" w:rsidR="000A6AF9" w:rsidRDefault="009032BC" w:rsidP="00377746">
      <w:hyperlink r:id="rId51" w:history="1">
        <w:r w:rsidR="000A6AF9" w:rsidRPr="00660C62">
          <w:rPr>
            <w:rStyle w:val="Hyperlink"/>
          </w:rPr>
          <w:t>https://github.com/ivan-vesely/gulp-jshint-html-reporter</w:t>
        </w:r>
      </w:hyperlink>
    </w:p>
    <w:p w14:paraId="6663CD89" w14:textId="77777777" w:rsidR="00AA338A" w:rsidRDefault="00AA338A" w:rsidP="00377746">
      <w:r>
        <w:t xml:space="preserve">There isn’t much in the way of documentation but the source code is available and you have access to the author here. </w:t>
      </w:r>
    </w:p>
    <w:p w14:paraId="1DD0F24A" w14:textId="77777777" w:rsidR="0044271A" w:rsidRPr="00F213AC" w:rsidRDefault="00F41ACB" w:rsidP="00F213AC">
      <w:r>
        <w:rPr>
          <w:noProof/>
        </w:rPr>
        <w:lastRenderedPageBreak/>
        <w:drawing>
          <wp:inline distT="0" distB="0" distL="0" distR="0" wp14:anchorId="01D874B1" wp14:editId="6801566E">
            <wp:extent cx="7655655" cy="7115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656663" cy="7116112"/>
                    </a:xfrm>
                    <a:prstGeom prst="rect">
                      <a:avLst/>
                    </a:prstGeom>
                  </pic:spPr>
                </pic:pic>
              </a:graphicData>
            </a:graphic>
          </wp:inline>
        </w:drawing>
      </w:r>
    </w:p>
    <w:p w14:paraId="73EBBB79" w14:textId="77777777" w:rsidR="003A2CC3" w:rsidRDefault="003A2CC3" w:rsidP="003E3576">
      <w:pPr>
        <w:spacing w:before="0" w:after="0"/>
        <w:rPr>
          <w:rFonts w:cs="Courier New"/>
          <w:b/>
        </w:rPr>
      </w:pPr>
    </w:p>
    <w:p w14:paraId="358412CF" w14:textId="5329F3B0" w:rsidR="00CA0B79" w:rsidRDefault="00861B90" w:rsidP="003E3576">
      <w:pPr>
        <w:spacing w:before="0" w:after="0"/>
        <w:rPr>
          <w:rFonts w:cs="Courier New"/>
          <w:b/>
        </w:rPr>
      </w:pPr>
      <w:r w:rsidRPr="00861B90">
        <w:rPr>
          <w:rFonts w:cs="Courier New"/>
          <w:b/>
        </w:rPr>
        <w:t>Options</w:t>
      </w:r>
      <w:r w:rsidR="00796B5B">
        <w:rPr>
          <w:rFonts w:cs="Courier New"/>
          <w:b/>
        </w:rPr>
        <w:t xml:space="preserve"> </w:t>
      </w:r>
      <w:ins w:id="232" w:author="Nandita" w:date="2015-06-26T18:02:00Z">
        <w:r w:rsidR="007C7968">
          <w:rPr>
            <w:rFonts w:cs="Courier New"/>
            <w:b/>
          </w:rPr>
          <w:t>l</w:t>
        </w:r>
      </w:ins>
      <w:del w:id="233" w:author="Nandita" w:date="2015-06-26T18:02:00Z">
        <w:r w:rsidR="00796B5B" w:rsidDel="007C7968">
          <w:rPr>
            <w:rFonts w:cs="Courier New"/>
            <w:b/>
          </w:rPr>
          <w:delText>L</w:delText>
        </w:r>
      </w:del>
      <w:r w:rsidR="00796B5B">
        <w:rPr>
          <w:rFonts w:cs="Courier New"/>
          <w:b/>
        </w:rPr>
        <w:t>ist</w:t>
      </w:r>
    </w:p>
    <w:p w14:paraId="26D260CC" w14:textId="77777777" w:rsidR="00861B90" w:rsidRDefault="009032BC" w:rsidP="003E3576">
      <w:pPr>
        <w:spacing w:before="0" w:after="0"/>
        <w:rPr>
          <w:rFonts w:cs="Courier New"/>
        </w:rPr>
      </w:pPr>
      <w:hyperlink r:id="rId53" w:history="1">
        <w:r w:rsidR="00861B90" w:rsidRPr="00660C62">
          <w:rPr>
            <w:rStyle w:val="Hyperlink"/>
            <w:rFonts w:cs="Courier New"/>
          </w:rPr>
          <w:t>http://jshint.com/docs/options/</w:t>
        </w:r>
      </w:hyperlink>
    </w:p>
    <w:p w14:paraId="6FD84487" w14:textId="77777777" w:rsidR="0044271A" w:rsidRDefault="0044271A" w:rsidP="003E3576">
      <w:pPr>
        <w:spacing w:before="0" w:after="0"/>
        <w:rPr>
          <w:rFonts w:ascii="Courier New" w:hAnsi="Courier New" w:cs="Courier New"/>
        </w:rPr>
      </w:pPr>
    </w:p>
    <w:p w14:paraId="56C9E7C0" w14:textId="77777777" w:rsidR="003E3576" w:rsidRDefault="003E3576" w:rsidP="003E3576">
      <w:r>
        <w:lastRenderedPageBreak/>
        <w:t>For more information</w:t>
      </w:r>
    </w:p>
    <w:p w14:paraId="1ACCA292" w14:textId="77777777" w:rsidR="003E3576" w:rsidRDefault="009032BC" w:rsidP="003E3576">
      <w:hyperlink r:id="rId54" w:history="1">
        <w:r w:rsidR="002702ED" w:rsidRPr="00660C62">
          <w:rPr>
            <w:rStyle w:val="Hyperlink"/>
          </w:rPr>
          <w:t>https://www.npmjs.com/package/gulp-jshint</w:t>
        </w:r>
      </w:hyperlink>
    </w:p>
    <w:p w14:paraId="37856B25" w14:textId="77777777" w:rsidR="002702ED" w:rsidRDefault="002702ED" w:rsidP="003E3576"/>
    <w:p w14:paraId="146C3573" w14:textId="77777777" w:rsidR="007C1FA4" w:rsidRDefault="007C1FA4" w:rsidP="003E3576">
      <w:r>
        <w:t>Run the default task</w:t>
      </w:r>
    </w:p>
    <w:p w14:paraId="164B2970" w14:textId="77777777" w:rsidR="007C1FA4" w:rsidRPr="007C1FA4" w:rsidRDefault="007C1FA4" w:rsidP="003E3576">
      <w:pPr>
        <w:rPr>
          <w:rFonts w:ascii="Courier New" w:hAnsi="Courier New" w:cs="Courier New"/>
        </w:rPr>
      </w:pPr>
      <w:r w:rsidRPr="007C1FA4">
        <w:rPr>
          <w:rFonts w:ascii="Courier New" w:hAnsi="Courier New" w:cs="Courier New"/>
        </w:rPr>
        <w:t>gulp</w:t>
      </w:r>
    </w:p>
    <w:p w14:paraId="5C816B0D" w14:textId="77777777" w:rsidR="007C1FA4" w:rsidRDefault="00A21CFD" w:rsidP="003E3576">
      <w:r>
        <w:rPr>
          <w:noProof/>
        </w:rPr>
        <w:drawing>
          <wp:inline distT="0" distB="0" distL="0" distR="0" wp14:anchorId="165DB9A5" wp14:editId="24A7A6D7">
            <wp:extent cx="6448425" cy="635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48425" cy="6353175"/>
                    </a:xfrm>
                    <a:prstGeom prst="rect">
                      <a:avLst/>
                    </a:prstGeom>
                  </pic:spPr>
                </pic:pic>
              </a:graphicData>
            </a:graphic>
          </wp:inline>
        </w:drawing>
      </w:r>
    </w:p>
    <w:p w14:paraId="6BF4C8DB" w14:textId="77777777" w:rsidR="007C1FA4" w:rsidRDefault="007C1FA4" w:rsidP="003E3576"/>
    <w:p w14:paraId="28CA726B" w14:textId="77777777" w:rsidR="00A21CFD" w:rsidRPr="007C1FA4" w:rsidRDefault="00A21CFD" w:rsidP="00A21CFD">
      <w:pPr>
        <w:rPr>
          <w:b/>
        </w:rPr>
      </w:pPr>
      <w:r w:rsidRPr="007C1FA4">
        <w:rPr>
          <w:b/>
        </w:rPr>
        <w:t>Tip</w:t>
      </w:r>
    </w:p>
    <w:p w14:paraId="79944C42" w14:textId="0EAF850F" w:rsidR="00A21CFD" w:rsidRDefault="00A21CFD" w:rsidP="00A21CFD">
      <w:r>
        <w:t>The jshint-output.html file is a good indicator of how your recent changes might have deviated from your standard or best practices.  By checking this file into source control you can see if the file changes.  If it does not</w:t>
      </w:r>
      <w:ins w:id="234" w:author="Nandita" w:date="2015-06-25T16:08:00Z">
        <w:r w:rsidR="008F06A1">
          <w:t>,</w:t>
        </w:r>
      </w:ins>
      <w:r>
        <w:t xml:space="preserve"> then no new errors are being reported.  If it does change</w:t>
      </w:r>
      <w:ins w:id="235" w:author="Nandita" w:date="2015-06-25T16:08:00Z">
        <w:r w:rsidR="008F06A1">
          <w:t>,</w:t>
        </w:r>
      </w:ins>
      <w:r>
        <w:t xml:space="preserve"> then either old errors have been corrected or new errors have been detected.</w:t>
      </w:r>
    </w:p>
    <w:p w14:paraId="493E7491" w14:textId="77777777" w:rsidR="007C1FA4" w:rsidRPr="003E3576" w:rsidRDefault="007C1FA4" w:rsidP="003E3576"/>
    <w:p w14:paraId="7C0AAA6D" w14:textId="1D63A833" w:rsidR="003E3576" w:rsidRDefault="003E3576" w:rsidP="003E3576">
      <w:pPr>
        <w:pStyle w:val="Heading2"/>
      </w:pPr>
      <w:r>
        <w:t>GULP Tutorial Part 1</w:t>
      </w:r>
      <w:del w:id="236" w:author="Nandita" w:date="2015-06-26T13:10:00Z">
        <w:r w:rsidR="00936B24" w:rsidDel="00A57030">
          <w:delText>3</w:delText>
        </w:r>
      </w:del>
      <w:ins w:id="237" w:author="Nandita" w:date="2015-06-26T13:10:00Z">
        <w:r w:rsidR="00A57030">
          <w:t>2</w:t>
        </w:r>
      </w:ins>
      <w:r>
        <w:t xml:space="preserve"> – TypeScript</w:t>
      </w:r>
    </w:p>
    <w:p w14:paraId="403909F0" w14:textId="7E903E38" w:rsidR="00B8270E" w:rsidRDefault="00FD2367" w:rsidP="00B8270E">
      <w:r>
        <w:t>TypeScript is a language used to build large</w:t>
      </w:r>
      <w:ins w:id="238" w:author="Nandita" w:date="2015-06-25T16:09:00Z">
        <w:r w:rsidR="008F06A1">
          <w:t>-</w:t>
        </w:r>
      </w:ins>
      <w:del w:id="239" w:author="Nandita" w:date="2015-06-25T16:09:00Z">
        <w:r w:rsidDel="008F06A1">
          <w:delText xml:space="preserve"> </w:delText>
        </w:r>
      </w:del>
      <w:r>
        <w:t>scale JavaScript applications.  TypeScript code is transpiled down to ES5 JavaScript.  Angular 2.0 is written in TypeScript</w:t>
      </w:r>
      <w:r w:rsidR="00DC1574">
        <w:t xml:space="preserve"> and</w:t>
      </w:r>
      <w:r w:rsidR="00282715">
        <w:t xml:space="preserve"> </w:t>
      </w:r>
      <w:r>
        <w:t>ES2015/ES2016, formerly ES6/ES7, features are available</w:t>
      </w:r>
      <w:r w:rsidR="00282715">
        <w:t xml:space="preserve"> in TypeScript</w:t>
      </w:r>
      <w:r>
        <w:t>.</w:t>
      </w:r>
    </w:p>
    <w:p w14:paraId="673F1D38" w14:textId="0B768547" w:rsidR="00FD2367" w:rsidRDefault="00F24E59" w:rsidP="00805736">
      <w:r>
        <w:t>Links for installing TypeScript</w:t>
      </w:r>
      <w:r w:rsidR="00DE3A2D">
        <w:t>,</w:t>
      </w:r>
      <w:r>
        <w:t xml:space="preserve"> for your version of Visual Studio</w:t>
      </w:r>
      <w:r w:rsidR="00DE3A2D">
        <w:t>,</w:t>
      </w:r>
      <w:r>
        <w:t xml:space="preserve"> are here</w:t>
      </w:r>
      <w:del w:id="240" w:author="Nandita" w:date="2015-06-26T18:03:00Z">
        <w:r w:rsidDel="007C7968">
          <w:delText>.</w:delText>
        </w:r>
      </w:del>
      <w:r>
        <w:br/>
      </w:r>
      <w:hyperlink r:id="rId56" w:history="1">
        <w:r w:rsidRPr="00660C62">
          <w:rPr>
            <w:rStyle w:val="Hyperlink"/>
          </w:rPr>
          <w:t>http://www.typescriptlang.org/</w:t>
        </w:r>
      </w:hyperlink>
    </w:p>
    <w:p w14:paraId="7B50CFCC" w14:textId="77777777" w:rsidR="00A3132D" w:rsidRDefault="00A422C9" w:rsidP="00B8270E">
      <w:r>
        <w:t>Dan Wahlin’s take on TypeScript in a Gulp workflow</w:t>
      </w:r>
      <w:r>
        <w:br/>
      </w:r>
      <w:hyperlink r:id="rId57" w:history="1">
        <w:r w:rsidRPr="00142A00">
          <w:rPr>
            <w:rStyle w:val="Hyperlink"/>
          </w:rPr>
          <w:t>http://weblogs.asp.net/dwahlin/creating-a-typescript-workflow-with-gulp</w:t>
        </w:r>
      </w:hyperlink>
    </w:p>
    <w:p w14:paraId="6640B8DF" w14:textId="77777777" w:rsidR="00A422C9" w:rsidRDefault="00A422C9" w:rsidP="00B8270E"/>
    <w:p w14:paraId="5C013547" w14:textId="77777777" w:rsidR="00805736" w:rsidRPr="00DC1574" w:rsidRDefault="00DC1574" w:rsidP="00805736">
      <w:pPr>
        <w:rPr>
          <w:b/>
        </w:rPr>
      </w:pPr>
      <w:r>
        <w:rPr>
          <w:b/>
        </w:rPr>
        <w:t>The</w:t>
      </w:r>
      <w:r w:rsidR="00805736">
        <w:rPr>
          <w:b/>
        </w:rPr>
        <w:t xml:space="preserve"> TypeScript file </w:t>
      </w:r>
      <w:r>
        <w:rPr>
          <w:b/>
        </w:rPr>
        <w:t>for this tutorial</w:t>
      </w:r>
      <w:r w:rsidR="00805736" w:rsidRPr="00805736">
        <w:t xml:space="preserve"> </w:t>
      </w:r>
    </w:p>
    <w:p w14:paraId="3565BEB5" w14:textId="77777777" w:rsidR="00A3132D" w:rsidRPr="00805736" w:rsidRDefault="00805736" w:rsidP="00B8270E">
      <w:r>
        <w:t xml:space="preserve">The MashupJS isn’t using TypeScript yet so </w:t>
      </w:r>
      <w:r w:rsidR="00DC1574">
        <w:t>I</w:t>
      </w:r>
      <w:r>
        <w:t xml:space="preserve"> create</w:t>
      </w:r>
      <w:r w:rsidR="00DC1574">
        <w:t>d</w:t>
      </w:r>
      <w:r>
        <w:t xml:space="preserve"> a TypeScript file for this example.</w:t>
      </w:r>
    </w:p>
    <w:p w14:paraId="1B51FE66" w14:textId="77777777" w:rsidR="007502F6" w:rsidRDefault="00DC1574" w:rsidP="00B8270E">
      <w:r>
        <w:t>I c</w:t>
      </w:r>
      <w:r w:rsidR="007502F6">
        <w:t>reate</w:t>
      </w:r>
      <w:r>
        <w:t>d</w:t>
      </w:r>
      <w:r w:rsidR="007502F6">
        <w:t xml:space="preserve"> a file in the root of the </w:t>
      </w:r>
      <w:r w:rsidR="007502F6" w:rsidRPr="007502F6">
        <w:rPr>
          <w:rFonts w:ascii="Courier New" w:hAnsi="Courier New" w:cs="Courier New"/>
        </w:rPr>
        <w:t>scr</w:t>
      </w:r>
      <w:r w:rsidR="007502F6">
        <w:t xml:space="preserve"> folder named </w:t>
      </w:r>
      <w:r w:rsidR="007502F6" w:rsidRPr="007502F6">
        <w:rPr>
          <w:rFonts w:ascii="Courier New" w:hAnsi="Courier New" w:cs="Courier New"/>
        </w:rPr>
        <w:t>myTypeScript.ts</w:t>
      </w:r>
      <w:r w:rsidRPr="00DC1574">
        <w:t>.</w:t>
      </w:r>
    </w:p>
    <w:p w14:paraId="33993DF6" w14:textId="77777777" w:rsidR="00F24E59" w:rsidRDefault="003F4305" w:rsidP="00B8270E">
      <w:r>
        <w:t>I a</w:t>
      </w:r>
      <w:r w:rsidR="007502F6">
        <w:t>dd</w:t>
      </w:r>
      <w:r>
        <w:t>ed</w:t>
      </w:r>
      <w:r w:rsidR="007502F6">
        <w:t xml:space="preserve"> the following code snippet from </w:t>
      </w:r>
      <w:hyperlink r:id="rId58" w:history="1">
        <w:r w:rsidR="007502F6" w:rsidRPr="00660C62">
          <w:rPr>
            <w:rStyle w:val="Hyperlink"/>
          </w:rPr>
          <w:t>http://www.typescriptlang.org/Playground</w:t>
        </w:r>
      </w:hyperlink>
      <w:r w:rsidR="007502F6">
        <w:t xml:space="preserve"> to the new file.</w:t>
      </w:r>
    </w:p>
    <w:p w14:paraId="18EAD4F8"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class Greeter {</w:t>
      </w:r>
    </w:p>
    <w:p w14:paraId="03F8F654"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greeting: string;</w:t>
      </w:r>
    </w:p>
    <w:p w14:paraId="010EABE4"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constructor(message: string) {</w:t>
      </w:r>
    </w:p>
    <w:p w14:paraId="2AE50639"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14:paraId="2F2C7B9F"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14:paraId="588F499B"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greet() {</w:t>
      </w:r>
    </w:p>
    <w:p w14:paraId="0C07A268"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return "Hello, " + this.greeting;</w:t>
      </w:r>
    </w:p>
    <w:p w14:paraId="1BEE188B"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14:paraId="18305F25"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w:t>
      </w:r>
    </w:p>
    <w:p w14:paraId="12BECF55" w14:textId="77777777" w:rsidR="007502F6" w:rsidRPr="007502F6" w:rsidRDefault="007502F6" w:rsidP="007502F6">
      <w:pPr>
        <w:spacing w:before="0" w:after="0"/>
        <w:rPr>
          <w:rFonts w:ascii="Courier New" w:hAnsi="Courier New" w:cs="Courier New"/>
        </w:rPr>
      </w:pPr>
    </w:p>
    <w:p w14:paraId="3D24AEE5"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var greeter = new Greeter("world");</w:t>
      </w:r>
    </w:p>
    <w:p w14:paraId="435657D0" w14:textId="77777777" w:rsidR="007502F6" w:rsidRPr="007502F6" w:rsidRDefault="007502F6" w:rsidP="007502F6">
      <w:pPr>
        <w:spacing w:before="0" w:after="0"/>
        <w:rPr>
          <w:rFonts w:ascii="Courier New" w:hAnsi="Courier New" w:cs="Courier New"/>
        </w:rPr>
      </w:pPr>
    </w:p>
    <w:p w14:paraId="6273B17C"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var button = document.createElement('button');</w:t>
      </w:r>
    </w:p>
    <w:p w14:paraId="0B6CC39B"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14:paraId="6698D7D0"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lastRenderedPageBreak/>
        <w:t>button.onclick = function() {</w:t>
      </w:r>
    </w:p>
    <w:p w14:paraId="109C43D9"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alert(greeter.greet());</w:t>
      </w:r>
    </w:p>
    <w:p w14:paraId="55E383EB"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w:t>
      </w:r>
    </w:p>
    <w:p w14:paraId="1448AF08" w14:textId="77777777" w:rsidR="007502F6" w:rsidRPr="007502F6" w:rsidRDefault="007502F6" w:rsidP="007502F6">
      <w:pPr>
        <w:spacing w:before="0" w:after="0"/>
        <w:rPr>
          <w:rFonts w:ascii="Courier New" w:hAnsi="Courier New" w:cs="Courier New"/>
        </w:rPr>
      </w:pPr>
    </w:p>
    <w:p w14:paraId="436F8585"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document.body.appendChild(button);</w:t>
      </w:r>
    </w:p>
    <w:p w14:paraId="28622153" w14:textId="77777777" w:rsidR="007502F6" w:rsidRDefault="007502F6" w:rsidP="00B8270E"/>
    <w:p w14:paraId="57A5371B" w14:textId="5CE39C34" w:rsidR="00302C7C" w:rsidRPr="00302C7C" w:rsidRDefault="00302C7C" w:rsidP="00B8270E">
      <w:pPr>
        <w:rPr>
          <w:b/>
        </w:rPr>
      </w:pPr>
      <w:r w:rsidRPr="00302C7C">
        <w:rPr>
          <w:b/>
        </w:rPr>
        <w:t xml:space="preserve">Expected </w:t>
      </w:r>
      <w:ins w:id="241" w:author="Nandita" w:date="2015-06-26T18:03:00Z">
        <w:r w:rsidR="007C7968">
          <w:rPr>
            <w:b/>
          </w:rPr>
          <w:t>r</w:t>
        </w:r>
      </w:ins>
      <w:del w:id="242" w:author="Nandita" w:date="2015-06-26T18:03:00Z">
        <w:r w:rsidRPr="00302C7C" w:rsidDel="007C7968">
          <w:rPr>
            <w:b/>
          </w:rPr>
          <w:delText>R</w:delText>
        </w:r>
      </w:del>
      <w:r w:rsidRPr="00302C7C">
        <w:rPr>
          <w:b/>
        </w:rPr>
        <w:t>esult</w:t>
      </w:r>
    </w:p>
    <w:p w14:paraId="783FEB5C" w14:textId="77777777" w:rsidR="007502F6" w:rsidRDefault="007502F6" w:rsidP="00B8270E">
      <w:r>
        <w:t>Once we’ve transpiled the TypeScript down to</w:t>
      </w:r>
      <w:r w:rsidR="003F4305">
        <w:t xml:space="preserve"> JavaScript (ES5) we will get a myTypeScript.js file and</w:t>
      </w:r>
      <w:r>
        <w:t xml:space="preserve"> a minified version.</w:t>
      </w:r>
      <w:r w:rsidR="003F4305">
        <w:t xml:space="preserve">  Here is what the JS file should look like.</w:t>
      </w:r>
    </w:p>
    <w:p w14:paraId="47351F7C"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var Greeter = (function () {</w:t>
      </w:r>
    </w:p>
    <w:p w14:paraId="5C05A3A6"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function Greeter(message) {</w:t>
      </w:r>
    </w:p>
    <w:p w14:paraId="5F63FBB5"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14:paraId="19BC37E2"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14:paraId="64B88682"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Greeter.prototype.greet = function () {</w:t>
      </w:r>
    </w:p>
    <w:p w14:paraId="160D05EA"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return "Hello, " + this.greeting;</w:t>
      </w:r>
    </w:p>
    <w:p w14:paraId="0CA8AFF0"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14:paraId="3E723A11"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return Greeter;</w:t>
      </w:r>
    </w:p>
    <w:p w14:paraId="3F2A7AA3"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w:t>
      </w:r>
    </w:p>
    <w:p w14:paraId="5BAF9E99"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var greeter = new Greeter("world");</w:t>
      </w:r>
    </w:p>
    <w:p w14:paraId="7B64362F"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var button = document.createElement('button');</w:t>
      </w:r>
    </w:p>
    <w:p w14:paraId="4E7FAAC6"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14:paraId="12C757F5"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button.onclick = function () {</w:t>
      </w:r>
    </w:p>
    <w:p w14:paraId="0486064F"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alert(greeter.greet());</w:t>
      </w:r>
    </w:p>
    <w:p w14:paraId="24ACAFEF"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w:t>
      </w:r>
    </w:p>
    <w:p w14:paraId="0FE63640" w14:textId="77777777" w:rsidR="007502F6" w:rsidRPr="007502F6" w:rsidRDefault="007502F6" w:rsidP="007502F6">
      <w:pPr>
        <w:spacing w:before="0" w:after="0"/>
        <w:rPr>
          <w:rFonts w:ascii="Courier New" w:hAnsi="Courier New" w:cs="Courier New"/>
        </w:rPr>
      </w:pPr>
      <w:r w:rsidRPr="007502F6">
        <w:rPr>
          <w:rFonts w:ascii="Courier New" w:hAnsi="Courier New" w:cs="Courier New"/>
        </w:rPr>
        <w:t>document.body.appendChild(button);</w:t>
      </w:r>
    </w:p>
    <w:p w14:paraId="0DBBE13C" w14:textId="77777777" w:rsidR="007502F6" w:rsidRPr="00464B71" w:rsidRDefault="007502F6" w:rsidP="00B8270E">
      <w:pPr>
        <w:rPr>
          <w:b/>
        </w:rPr>
      </w:pPr>
    </w:p>
    <w:p w14:paraId="7BBC862C" w14:textId="77777777" w:rsidR="007502F6" w:rsidRPr="00D777FD" w:rsidRDefault="00D777FD" w:rsidP="00B8270E">
      <w:pPr>
        <w:rPr>
          <w:b/>
        </w:rPr>
      </w:pPr>
      <w:r w:rsidRPr="00D777FD">
        <w:rPr>
          <w:b/>
        </w:rPr>
        <w:t>Installing plugins</w:t>
      </w:r>
    </w:p>
    <w:p w14:paraId="0A743BDA" w14:textId="77777777" w:rsidR="00D777FD" w:rsidRPr="00D777FD" w:rsidRDefault="00D777FD" w:rsidP="00C16F5E">
      <w:pPr>
        <w:spacing w:before="0" w:after="0"/>
        <w:rPr>
          <w:rFonts w:ascii="Courier New" w:hAnsi="Courier New" w:cs="Courier New"/>
        </w:rPr>
      </w:pPr>
      <w:r w:rsidRPr="00D777FD">
        <w:rPr>
          <w:rFonts w:ascii="Courier New" w:hAnsi="Courier New" w:cs="Courier New"/>
        </w:rPr>
        <w:t>npm install gulp-typescript --save-dev</w:t>
      </w:r>
    </w:p>
    <w:p w14:paraId="2828C308" w14:textId="77777777" w:rsidR="00D777FD" w:rsidRDefault="00D777FD" w:rsidP="00C16F5E">
      <w:pPr>
        <w:spacing w:before="0" w:after="0"/>
        <w:rPr>
          <w:rFonts w:ascii="Courier New" w:hAnsi="Courier New" w:cs="Courier New"/>
        </w:rPr>
      </w:pPr>
      <w:r w:rsidRPr="00D777FD">
        <w:rPr>
          <w:rFonts w:ascii="Courier New" w:hAnsi="Courier New" w:cs="Courier New"/>
        </w:rPr>
        <w:t>npm install gulp-tslint --save-dev</w:t>
      </w:r>
    </w:p>
    <w:p w14:paraId="3ECEE385" w14:textId="77777777" w:rsidR="003956FD" w:rsidRPr="00D777FD" w:rsidRDefault="003956FD" w:rsidP="00C16F5E">
      <w:pPr>
        <w:spacing w:before="0" w:after="0"/>
        <w:rPr>
          <w:rFonts w:ascii="Courier New" w:hAnsi="Courier New" w:cs="Courier New"/>
        </w:rPr>
      </w:pPr>
      <w:r w:rsidRPr="003956FD">
        <w:rPr>
          <w:rFonts w:ascii="Courier New" w:hAnsi="Courier New" w:cs="Courier New"/>
        </w:rPr>
        <w:t>npm install gulp-tslint-stylish</w:t>
      </w:r>
      <w:r w:rsidRPr="00D777FD">
        <w:rPr>
          <w:rFonts w:ascii="Courier New" w:hAnsi="Courier New" w:cs="Courier New"/>
        </w:rPr>
        <w:t xml:space="preserve"> --save-dev</w:t>
      </w:r>
    </w:p>
    <w:p w14:paraId="21FB4873" w14:textId="77777777" w:rsidR="00D777FD" w:rsidRDefault="00D777FD" w:rsidP="00B8270E"/>
    <w:p w14:paraId="4017232B" w14:textId="41F9F240" w:rsidR="00C16F5E" w:rsidRPr="00C16F5E" w:rsidRDefault="00133C99" w:rsidP="00C16F5E">
      <w:pPr>
        <w:rPr>
          <w:b/>
        </w:rPr>
      </w:pPr>
      <w:r w:rsidRPr="00133C99">
        <w:rPr>
          <w:b/>
        </w:rPr>
        <w:t>Add the new plu</w:t>
      </w:r>
      <w:r w:rsidR="00C16F5E">
        <w:rPr>
          <w:b/>
        </w:rPr>
        <w:t xml:space="preserve">gins to your </w:t>
      </w:r>
      <w:ins w:id="243" w:author="Nandita" w:date="2015-06-25T16:10:00Z">
        <w:r w:rsidR="00D13F86">
          <w:rPr>
            <w:b/>
          </w:rPr>
          <w:t>G</w:t>
        </w:r>
      </w:ins>
      <w:del w:id="244" w:author="Nandita" w:date="2015-06-25T16:10:00Z">
        <w:r w:rsidR="00C16F5E" w:rsidDel="00D13F86">
          <w:rPr>
            <w:b/>
          </w:rPr>
          <w:delText>g</w:delText>
        </w:r>
      </w:del>
      <w:r w:rsidR="00C16F5E">
        <w:rPr>
          <w:b/>
        </w:rPr>
        <w:t>ulp required list</w:t>
      </w:r>
    </w:p>
    <w:p w14:paraId="52ACF5B9" w14:textId="77777777" w:rsidR="00C16F5E" w:rsidRPr="00C16F5E" w:rsidRDefault="00C16F5E" w:rsidP="00C16F5E">
      <w:pPr>
        <w:spacing w:before="0" w:after="0"/>
        <w:rPr>
          <w:rFonts w:ascii="Courier New" w:hAnsi="Courier New" w:cs="Courier New"/>
        </w:rPr>
      </w:pPr>
      <w:r w:rsidRPr="00C16F5E">
        <w:rPr>
          <w:rFonts w:ascii="Courier New" w:hAnsi="Courier New" w:cs="Courier New"/>
        </w:rPr>
        <w:t>, ts                    = require('gulp-typescript')</w:t>
      </w:r>
    </w:p>
    <w:p w14:paraId="505B9086" w14:textId="77777777" w:rsidR="00C16F5E" w:rsidRPr="00C16F5E" w:rsidRDefault="00C16F5E" w:rsidP="00C16F5E">
      <w:pPr>
        <w:spacing w:before="0" w:after="0"/>
        <w:rPr>
          <w:rFonts w:ascii="Courier New" w:hAnsi="Courier New" w:cs="Courier New"/>
        </w:rPr>
      </w:pPr>
      <w:r w:rsidRPr="00C16F5E">
        <w:rPr>
          <w:rFonts w:ascii="Courier New" w:hAnsi="Courier New" w:cs="Courier New"/>
        </w:rPr>
        <w:t>, tslint                = require('gulp-tslint')</w:t>
      </w:r>
    </w:p>
    <w:p w14:paraId="63C4481C" w14:textId="77777777" w:rsidR="00133C99" w:rsidRDefault="00C16F5E" w:rsidP="00C16F5E">
      <w:pPr>
        <w:spacing w:before="0" w:after="0"/>
        <w:rPr>
          <w:rFonts w:ascii="Courier New" w:hAnsi="Courier New" w:cs="Courier New"/>
        </w:rPr>
      </w:pPr>
      <w:r w:rsidRPr="00C16F5E">
        <w:rPr>
          <w:rFonts w:ascii="Courier New" w:hAnsi="Courier New" w:cs="Courier New"/>
        </w:rPr>
        <w:t>, tsstylish             = require('gulp-tslint-stylish')</w:t>
      </w:r>
    </w:p>
    <w:p w14:paraId="7C0F356E" w14:textId="77777777" w:rsidR="00C16F5E" w:rsidRDefault="00C16F5E" w:rsidP="00C16F5E"/>
    <w:p w14:paraId="6E81C64D" w14:textId="77777777" w:rsidR="00133C99" w:rsidRPr="00133C99" w:rsidRDefault="00133C99" w:rsidP="00133C99">
      <w:pPr>
        <w:rPr>
          <w:b/>
        </w:rPr>
      </w:pPr>
      <w:r w:rsidRPr="00133C99">
        <w:rPr>
          <w:b/>
        </w:rPr>
        <w:t>Add the new task to your gulpfile.js</w:t>
      </w:r>
    </w:p>
    <w:p w14:paraId="03A1763B"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lastRenderedPageBreak/>
        <w:t>gulp.task('tscompile', function () {</w:t>
      </w:r>
    </w:p>
    <w:p w14:paraId="64416B74"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return gulp.src(['./dist/**/*.ts', '!dist/core/lib/**/*.*', '!dist/core/css/**/*.*'])</w:t>
      </w:r>
    </w:p>
    <w:p w14:paraId="3CC43FEB"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.pipe(plumber({</w:t>
      </w:r>
    </w:p>
    <w:p w14:paraId="4FD50119"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errorHandler: onError</w:t>
      </w:r>
    </w:p>
    <w:p w14:paraId="3997F70C"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14:paraId="15ED4E78"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.pipe(sourcemaps.init())</w:t>
      </w:r>
    </w:p>
    <w:p w14:paraId="4BE81388"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.pipe(ts({</w:t>
      </w:r>
    </w:p>
    <w:p w14:paraId="21421C41"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target: 'ES5',</w:t>
      </w:r>
    </w:p>
    <w:p w14:paraId="0042A6E9"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declarationFiles: false,</w:t>
      </w:r>
    </w:p>
    <w:p w14:paraId="1809DC17"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noExternalResolve: true</w:t>
      </w:r>
    </w:p>
    <w:p w14:paraId="4D4D0E9C"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14:paraId="20365DFB"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.pipe(rename({ extname: '.js' }))</w:t>
      </w:r>
    </w:p>
    <w:p w14:paraId="60C03408" w14:textId="77777777"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.pipe(gulp.dest('dist/./'));</w:t>
      </w:r>
    </w:p>
    <w:p w14:paraId="48990C8B" w14:textId="77777777" w:rsidR="00AD4FB6" w:rsidRDefault="000E1029" w:rsidP="000E1029">
      <w:pPr>
        <w:spacing w:before="0" w:after="0"/>
      </w:pPr>
      <w:r w:rsidRPr="000E1029">
        <w:rPr>
          <w:rFonts w:ascii="Courier New" w:hAnsi="Courier New" w:cs="Courier New"/>
          <w:sz w:val="18"/>
          <w:szCs w:val="18"/>
        </w:rPr>
        <w:t>});</w:t>
      </w:r>
    </w:p>
    <w:p w14:paraId="32831114" w14:textId="77777777" w:rsidR="00B07F42" w:rsidRDefault="00B07F42" w:rsidP="00B8270E">
      <w:pPr>
        <w:rPr>
          <w:b/>
        </w:rPr>
      </w:pPr>
    </w:p>
    <w:p w14:paraId="69330B46" w14:textId="77777777" w:rsidR="00B07F42" w:rsidRPr="0039265D" w:rsidRDefault="00B07F42" w:rsidP="00B07F42">
      <w:pPr>
        <w:rPr>
          <w:b/>
        </w:rPr>
      </w:pPr>
      <w:r w:rsidRPr="0039265D">
        <w:rPr>
          <w:b/>
        </w:rPr>
        <w:t>And add the new task to your default task</w:t>
      </w:r>
    </w:p>
    <w:p w14:paraId="6644628E" w14:textId="77777777"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gulp.task('default', function () {</w:t>
      </w:r>
    </w:p>
    <w:p w14:paraId="6885D187" w14:textId="77777777"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runSequence('annotate', 'clean-dist', 'copy',</w:t>
      </w:r>
    </w:p>
    <w:p w14:paraId="70C4101E" w14:textId="77777777"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['coreservices', 'routeconfig', 'libs', 'minifyhtml', 'minifyimage'</w:t>
      </w:r>
    </w:p>
    <w:p w14:paraId="2CAB3434" w14:textId="77777777"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 'grunt-merge-json:menu', 'jshint', 'tscompile'],</w:t>
      </w:r>
    </w:p>
    <w:p w14:paraId="3EFE788C" w14:textId="77777777"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['uglifyalljs', 'minifycss']);</w:t>
      </w:r>
    </w:p>
    <w:p w14:paraId="43635B8A" w14:textId="77777777" w:rsidR="00B07F42" w:rsidRDefault="00B07F42" w:rsidP="00B07F42">
      <w:pPr>
        <w:spacing w:before="0" w:after="0"/>
      </w:pPr>
      <w:r w:rsidRPr="00B07F42">
        <w:rPr>
          <w:rFonts w:ascii="Courier New" w:hAnsi="Courier New" w:cs="Courier New"/>
          <w:sz w:val="18"/>
          <w:szCs w:val="18"/>
        </w:rPr>
        <w:t>});</w:t>
      </w:r>
    </w:p>
    <w:p w14:paraId="55BB9E50" w14:textId="77777777" w:rsidR="00B07F42" w:rsidRDefault="00B07F42" w:rsidP="00B8270E">
      <w:pPr>
        <w:rPr>
          <w:b/>
        </w:rPr>
      </w:pPr>
    </w:p>
    <w:p w14:paraId="19B55375" w14:textId="77777777" w:rsidR="00AD4FB6" w:rsidRPr="00AD4FB6" w:rsidRDefault="00AD4FB6" w:rsidP="00B8270E">
      <w:pPr>
        <w:rPr>
          <w:b/>
        </w:rPr>
      </w:pPr>
      <w:r w:rsidRPr="00AD4FB6">
        <w:rPr>
          <w:b/>
        </w:rPr>
        <w:t>Executing the task</w:t>
      </w:r>
    </w:p>
    <w:p w14:paraId="5C4F74A9" w14:textId="77777777" w:rsidR="00AD4FB6" w:rsidRDefault="00AD4FB6" w:rsidP="00B8270E">
      <w:r>
        <w:t>You can execute the task individually</w:t>
      </w:r>
    </w:p>
    <w:p w14:paraId="6F3B6A55" w14:textId="77777777" w:rsidR="00AD4FB6" w:rsidRDefault="00B07F42" w:rsidP="00B8270E">
      <w:pPr>
        <w:rPr>
          <w:rFonts w:ascii="Courier New" w:hAnsi="Courier New" w:cs="Courier New"/>
        </w:rPr>
      </w:pPr>
      <w:r>
        <w:rPr>
          <w:rFonts w:ascii="Courier New" w:hAnsi="Courier New" w:cs="Courier New"/>
        </w:rPr>
        <w:t>gulp</w:t>
      </w:r>
    </w:p>
    <w:p w14:paraId="556B3125" w14:textId="77777777" w:rsidR="00B07F42" w:rsidRPr="00FD189E" w:rsidRDefault="00B07F42" w:rsidP="00B8270E">
      <w:pPr>
        <w:rPr>
          <w:rFonts w:ascii="Courier New" w:hAnsi="Courier New" w:cs="Courier New"/>
        </w:rPr>
      </w:pPr>
      <w:r>
        <w:rPr>
          <w:noProof/>
        </w:rPr>
        <w:lastRenderedPageBreak/>
        <w:drawing>
          <wp:inline distT="0" distB="0" distL="0" distR="0" wp14:anchorId="4EB84CEA" wp14:editId="0F6B7970">
            <wp:extent cx="6448425" cy="6581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6581775"/>
                    </a:xfrm>
                    <a:prstGeom prst="rect">
                      <a:avLst/>
                    </a:prstGeom>
                  </pic:spPr>
                </pic:pic>
              </a:graphicData>
            </a:graphic>
          </wp:inline>
        </w:drawing>
      </w:r>
    </w:p>
    <w:p w14:paraId="0C49326F" w14:textId="77777777" w:rsidR="00AD4FB6" w:rsidRDefault="00AD4FB6" w:rsidP="00B8270E"/>
    <w:p w14:paraId="6F208591" w14:textId="77777777" w:rsidR="00AD4FB6" w:rsidRPr="0039265D" w:rsidRDefault="0039265D" w:rsidP="00B8270E">
      <w:pPr>
        <w:rPr>
          <w:b/>
        </w:rPr>
      </w:pPr>
      <w:r w:rsidRPr="0039265D">
        <w:rPr>
          <w:b/>
        </w:rPr>
        <w:t>How it works</w:t>
      </w:r>
    </w:p>
    <w:p w14:paraId="4DB10330" w14:textId="77777777" w:rsidR="0039265D" w:rsidRDefault="0039265D" w:rsidP="00B8270E">
      <w:r>
        <w:t xml:space="preserve">First the task transpiles the TypeScript code down to ES5, ECMAScript 5.  </w:t>
      </w:r>
    </w:p>
    <w:p w14:paraId="1AD4177D" w14:textId="5803398C" w:rsidR="0039265D" w:rsidRDefault="0039265D" w:rsidP="00B8270E">
      <w:r>
        <w:t xml:space="preserve">Then the new ES5 JavaScript is emitted.  This file will not be used by the </w:t>
      </w:r>
      <w:r w:rsidRPr="0039265D">
        <w:rPr>
          <w:rFonts w:ascii="Courier New" w:hAnsi="Courier New" w:cs="Courier New"/>
        </w:rPr>
        <w:t>min.js.map</w:t>
      </w:r>
      <w:r>
        <w:t xml:space="preserve">.  The map file will point directly to the TypeScript, “.ts”, file.  The reason we are emitting the “.js” is so the TypeScript code </w:t>
      </w:r>
      <w:r>
        <w:lastRenderedPageBreak/>
        <w:t xml:space="preserve">can participate in the JSHint process.  You’ll notice the </w:t>
      </w:r>
      <w:r w:rsidRPr="0039265D">
        <w:rPr>
          <w:rFonts w:ascii="Courier New" w:hAnsi="Courier New" w:cs="Courier New"/>
        </w:rPr>
        <w:t>‘jshint’</w:t>
      </w:r>
      <w:r w:rsidRPr="0039265D">
        <w:t xml:space="preserve"> </w:t>
      </w:r>
      <w:r>
        <w:t xml:space="preserve">task now has a dependency on the </w:t>
      </w:r>
      <w:r w:rsidRPr="0039265D">
        <w:rPr>
          <w:rFonts w:ascii="Courier New" w:hAnsi="Courier New" w:cs="Courier New"/>
        </w:rPr>
        <w:t>‘tscompile’</w:t>
      </w:r>
      <w:r>
        <w:t xml:space="preserve"> task</w:t>
      </w:r>
      <w:r w:rsidR="00B07F42">
        <w:t xml:space="preserve"> via</w:t>
      </w:r>
      <w:del w:id="245" w:author="Nandita" w:date="2015-06-25T16:16:00Z">
        <w:r w:rsidR="00B07F42" w:rsidDel="00F22994">
          <w:delText>l</w:delText>
        </w:r>
      </w:del>
      <w:r w:rsidR="00B07F42">
        <w:t xml:space="preserve"> the runSequence function</w:t>
      </w:r>
      <w:r>
        <w:t>.</w:t>
      </w:r>
    </w:p>
    <w:p w14:paraId="5595E216" w14:textId="7DD479B2" w:rsidR="001D3B06" w:rsidDel="00523ECA" w:rsidRDefault="001D3B06" w:rsidP="00B8270E">
      <w:pPr>
        <w:rPr>
          <w:del w:id="246" w:author="Nandita" w:date="2015-06-26T11:55:00Z"/>
        </w:rPr>
      </w:pPr>
      <w:r>
        <w:t>Finally the TypeScript file</w:t>
      </w:r>
      <w:del w:id="247" w:author="Nandita" w:date="2015-06-25T16:16:00Z">
        <w:r w:rsidDel="00F22994">
          <w:delText>s</w:delText>
        </w:r>
      </w:del>
      <w:r>
        <w:t xml:space="preserve"> is emitted as a minified JavaScript file with an associated </w:t>
      </w:r>
      <w:r w:rsidRPr="001D3B06">
        <w:rPr>
          <w:rFonts w:ascii="Courier New" w:hAnsi="Courier New" w:cs="Courier New"/>
        </w:rPr>
        <w:t>map</w:t>
      </w:r>
      <w:r>
        <w:t xml:space="preserve"> file linking it back to the TypeScript file.</w:t>
      </w:r>
    </w:p>
    <w:p w14:paraId="720F515D" w14:textId="77777777" w:rsidR="001D3B06" w:rsidRDefault="001D3B06" w:rsidP="00B8270E"/>
    <w:p w14:paraId="50B141CA" w14:textId="77777777" w:rsidR="003E7486" w:rsidRPr="003E7486" w:rsidRDefault="003E7486" w:rsidP="00B8270E">
      <w:pPr>
        <w:rPr>
          <w:b/>
        </w:rPr>
      </w:pPr>
      <w:r>
        <w:rPr>
          <w:b/>
        </w:rPr>
        <w:t>j</w:t>
      </w:r>
      <w:r w:rsidRPr="003E7486">
        <w:rPr>
          <w:b/>
        </w:rPr>
        <w:t>shint-output.html</w:t>
      </w:r>
    </w:p>
    <w:p w14:paraId="3B35B687" w14:textId="61281E8A" w:rsidR="001D3B06" w:rsidRDefault="003E7486" w:rsidP="00B8270E">
      <w:pPr>
        <w:rPr>
          <w:rFonts w:cs="Courier New"/>
        </w:rPr>
      </w:pPr>
      <w:r>
        <w:t xml:space="preserve">If you run the new task with </w:t>
      </w:r>
      <w:r w:rsidRPr="003E7486">
        <w:rPr>
          <w:rFonts w:ascii="Courier New" w:hAnsi="Courier New" w:cs="Courier New"/>
        </w:rPr>
        <w:t>gulp tscompile</w:t>
      </w:r>
      <w:ins w:id="248" w:author="Nandita" w:date="2015-06-25T16:16:00Z">
        <w:r w:rsidR="009A1D8A">
          <w:rPr>
            <w:rFonts w:ascii="Courier New" w:hAnsi="Courier New" w:cs="Courier New"/>
          </w:rPr>
          <w:t>,</w:t>
        </w:r>
      </w:ins>
      <w:r>
        <w:rPr>
          <w:rFonts w:ascii="Courier New" w:hAnsi="Courier New" w:cs="Courier New"/>
        </w:rPr>
        <w:t xml:space="preserve"> </w:t>
      </w:r>
      <w:r>
        <w:rPr>
          <w:rFonts w:cs="Courier New"/>
        </w:rPr>
        <w:t>you’ll notice the jshint-output.html file has been updated.</w:t>
      </w:r>
    </w:p>
    <w:p w14:paraId="16A83236" w14:textId="3E6F6D22" w:rsidR="003E7486" w:rsidRDefault="003E7486" w:rsidP="00B8270E">
      <w:r>
        <w:t>If you double-click this file from explorer.exe</w:t>
      </w:r>
      <w:ins w:id="249" w:author="Nandita" w:date="2015-06-26T12:23:00Z">
        <w:r w:rsidR="00232F7B">
          <w:t>,</w:t>
        </w:r>
      </w:ins>
      <w:r>
        <w:t xml:space="preserve"> then you’ll notice our JavaScript, emitted by TypeScript, has a few issues.</w:t>
      </w:r>
    </w:p>
    <w:p w14:paraId="4D9AFAF0" w14:textId="77777777" w:rsidR="003E7486" w:rsidRPr="003E7486" w:rsidRDefault="003E7486" w:rsidP="00B8270E">
      <w:r>
        <w:rPr>
          <w:noProof/>
        </w:rPr>
        <w:drawing>
          <wp:inline distT="0" distB="0" distL="0" distR="0" wp14:anchorId="291E7BA8" wp14:editId="117A97D4">
            <wp:extent cx="7286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86625" cy="3076575"/>
                    </a:xfrm>
                    <a:prstGeom prst="rect">
                      <a:avLst/>
                    </a:prstGeom>
                  </pic:spPr>
                </pic:pic>
              </a:graphicData>
            </a:graphic>
          </wp:inline>
        </w:drawing>
      </w:r>
    </w:p>
    <w:p w14:paraId="4D99A14D" w14:textId="77777777" w:rsidR="003E7486" w:rsidRPr="00A52F08" w:rsidRDefault="00A52F08" w:rsidP="00B8270E">
      <w:pPr>
        <w:rPr>
          <w:b/>
        </w:rPr>
      </w:pPr>
      <w:r w:rsidRPr="00A52F08">
        <w:rPr>
          <w:b/>
        </w:rPr>
        <w:t>Fixing the JSHint warnings</w:t>
      </w:r>
    </w:p>
    <w:p w14:paraId="19CDF831" w14:textId="77777777" w:rsidR="00A52F08" w:rsidRDefault="00A52F08" w:rsidP="00B8270E">
      <w:r>
        <w:t>These are pretty simple changes to make.  Replace all the double quotes with single quotes and define the alert() method and JSHint is satisfied.  The end result should be this.</w:t>
      </w:r>
    </w:p>
    <w:p w14:paraId="0DB734E3" w14:textId="77777777" w:rsidR="00A52F08" w:rsidRPr="00A52F08" w:rsidRDefault="00A52F08" w:rsidP="00A52F08">
      <w:pPr>
        <w:spacing w:before="0" w:after="0"/>
        <w:rPr>
          <w:rFonts w:ascii="Courier New" w:hAnsi="Courier New" w:cs="Courier New"/>
          <w:b/>
          <w:sz w:val="18"/>
          <w:szCs w:val="18"/>
        </w:rPr>
      </w:pPr>
      <w:r w:rsidRPr="00A52F08">
        <w:rPr>
          <w:rFonts w:ascii="Courier New" w:hAnsi="Courier New" w:cs="Courier New"/>
          <w:b/>
          <w:sz w:val="18"/>
          <w:szCs w:val="18"/>
        </w:rPr>
        <w:t>/*global alert */</w:t>
      </w:r>
    </w:p>
    <w:p w14:paraId="4874AE13" w14:textId="77777777" w:rsidR="00A52F08" w:rsidRPr="00A52F08" w:rsidRDefault="00A52F08" w:rsidP="00A52F08">
      <w:pPr>
        <w:spacing w:before="0" w:after="0"/>
        <w:rPr>
          <w:rFonts w:ascii="Courier New" w:hAnsi="Courier New" w:cs="Courier New"/>
          <w:sz w:val="18"/>
          <w:szCs w:val="18"/>
        </w:rPr>
      </w:pPr>
    </w:p>
    <w:p w14:paraId="3F46DEED"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class Greeter {</w:t>
      </w:r>
    </w:p>
    <w:p w14:paraId="1CE303A4"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greeting: string;</w:t>
      </w:r>
    </w:p>
    <w:p w14:paraId="4C0F6060"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constructor(message: string) {</w:t>
      </w:r>
    </w:p>
    <w:p w14:paraId="04F12CC1"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this.greeting = message;</w:t>
      </w:r>
    </w:p>
    <w:p w14:paraId="334E8E7A"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14:paraId="67BCB828"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greet() {</w:t>
      </w:r>
    </w:p>
    <w:p w14:paraId="4DF1CE91"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return 'Hello, ' + this.greeting;</w:t>
      </w:r>
    </w:p>
    <w:p w14:paraId="508E6A11"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lastRenderedPageBreak/>
        <w:t xml:space="preserve">    }</w:t>
      </w:r>
    </w:p>
    <w:p w14:paraId="0287DC68"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14:paraId="311F272C" w14:textId="77777777" w:rsidR="00A52F08" w:rsidRPr="00A52F08" w:rsidRDefault="00A52F08" w:rsidP="00A52F08">
      <w:pPr>
        <w:spacing w:before="0" w:after="0"/>
        <w:rPr>
          <w:rFonts w:ascii="Courier New" w:hAnsi="Courier New" w:cs="Courier New"/>
          <w:sz w:val="18"/>
          <w:szCs w:val="18"/>
        </w:rPr>
      </w:pPr>
    </w:p>
    <w:p w14:paraId="132E8EF8"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var greeter = new Greeter('world');</w:t>
      </w:r>
    </w:p>
    <w:p w14:paraId="7C2F6B40" w14:textId="77777777" w:rsidR="00A52F08" w:rsidRPr="00A52F08" w:rsidRDefault="00A52F08" w:rsidP="00A52F08">
      <w:pPr>
        <w:spacing w:before="0" w:after="0"/>
        <w:rPr>
          <w:rFonts w:ascii="Courier New" w:hAnsi="Courier New" w:cs="Courier New"/>
          <w:sz w:val="18"/>
          <w:szCs w:val="18"/>
        </w:rPr>
      </w:pPr>
    </w:p>
    <w:p w14:paraId="42326811"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var button = document.createElement('button');</w:t>
      </w:r>
    </w:p>
    <w:p w14:paraId="22CF2AB8"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button.textContent = 'Say Hello';</w:t>
      </w:r>
    </w:p>
    <w:p w14:paraId="00A6A6D2"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button.onclick = function () {</w:t>
      </w:r>
    </w:p>
    <w:p w14:paraId="145A6ED4"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alert(greeter.greet());</w:t>
      </w:r>
    </w:p>
    <w:p w14:paraId="6C5A78C1"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14:paraId="65D7833A" w14:textId="77777777" w:rsidR="00A52F08" w:rsidRPr="00A52F08" w:rsidRDefault="00A52F08" w:rsidP="00A52F08">
      <w:pPr>
        <w:spacing w:before="0" w:after="0"/>
        <w:rPr>
          <w:rFonts w:ascii="Courier New" w:hAnsi="Courier New" w:cs="Courier New"/>
          <w:sz w:val="18"/>
          <w:szCs w:val="18"/>
        </w:rPr>
      </w:pPr>
    </w:p>
    <w:p w14:paraId="17D23B17" w14:textId="77777777"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document.body.appendChild(button);</w:t>
      </w:r>
    </w:p>
    <w:p w14:paraId="77318DDC" w14:textId="77777777" w:rsidR="001D3B06" w:rsidRDefault="001D3B06" w:rsidP="00B8270E"/>
    <w:p w14:paraId="431C2D14" w14:textId="77777777" w:rsidR="0039265D" w:rsidRPr="00A87B43" w:rsidRDefault="00A87B43" w:rsidP="00B8270E">
      <w:pPr>
        <w:rPr>
          <w:b/>
        </w:rPr>
      </w:pPr>
      <w:r w:rsidRPr="00A87B43">
        <w:rPr>
          <w:b/>
        </w:rPr>
        <w:t>Linting TypeScript</w:t>
      </w:r>
    </w:p>
    <w:p w14:paraId="2AFA315B" w14:textId="77777777" w:rsidR="00D777FD" w:rsidRDefault="00A87B43" w:rsidP="00B8270E">
      <w:commentRangeStart w:id="250"/>
      <w:r>
        <w:t xml:space="preserve">TypeScript has language constructs ES5 JavaScript does next </w:t>
      </w:r>
      <w:commentRangeEnd w:id="250"/>
      <w:r w:rsidR="00A444C6">
        <w:rPr>
          <w:rStyle w:val="CommentReference"/>
        </w:rPr>
        <w:commentReference w:id="250"/>
      </w:r>
      <w:r>
        <w:t>so automating a TypeScript specific linter might seem redundant.  It’s not.</w:t>
      </w:r>
    </w:p>
    <w:p w14:paraId="5B4448C6" w14:textId="77777777" w:rsidR="00EE1CC4" w:rsidRDefault="00EE1CC4" w:rsidP="00B8270E">
      <w:r>
        <w:t>Add the following task to your gulpfile.js</w:t>
      </w:r>
    </w:p>
    <w:p w14:paraId="65A8B02A" w14:textId="77777777"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gulp.task('tslint', ['copy'], function () {</w:t>
      </w:r>
    </w:p>
    <w:p w14:paraId="137B2C1A" w14:textId="77777777"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return gulp.src(['./dist/**/*.ts', '!dist/core/lib/**/*.*', '!dist/core/css/**/*.*'])</w:t>
      </w:r>
    </w:p>
    <w:p w14:paraId="7757AA0C" w14:textId="77777777"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.pipe(tslint())</w:t>
      </w:r>
    </w:p>
    <w:p w14:paraId="79238EEF" w14:textId="77777777"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.pipe(tslint.report('verbose', {</w:t>
      </w:r>
    </w:p>
    <w:p w14:paraId="642F5B56" w14:textId="77777777"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emitError: false,</w:t>
      </w:r>
    </w:p>
    <w:p w14:paraId="07CFDD78" w14:textId="77777777"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sort: true,</w:t>
      </w:r>
    </w:p>
    <w:p w14:paraId="4C6FF54C" w14:textId="77777777"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bell: true</w:t>
      </w:r>
    </w:p>
    <w:p w14:paraId="7E2240FE" w14:textId="77777777"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
    <w:p w14:paraId="03244F0E" w14:textId="77777777" w:rsidR="00D777FD" w:rsidRPr="00545975" w:rsidRDefault="000E4BAB" w:rsidP="000E4BAB">
      <w:pPr>
        <w:spacing w:before="0" w:after="0"/>
        <w:rPr>
          <w:sz w:val="18"/>
          <w:szCs w:val="18"/>
        </w:rPr>
      </w:pPr>
      <w:r w:rsidRPr="00545975">
        <w:rPr>
          <w:rFonts w:ascii="Courier New" w:hAnsi="Courier New" w:cs="Courier New"/>
          <w:sz w:val="18"/>
          <w:szCs w:val="18"/>
        </w:rPr>
        <w:t>});</w:t>
      </w:r>
    </w:p>
    <w:p w14:paraId="22F98C74" w14:textId="77777777" w:rsidR="004B2DEA" w:rsidRDefault="004B2DEA" w:rsidP="00B8270E"/>
    <w:p w14:paraId="5A8DF2BE" w14:textId="77777777" w:rsidR="004B2DEA" w:rsidRPr="0077247E" w:rsidRDefault="004D04CD" w:rsidP="00B8270E">
      <w:pPr>
        <w:rPr>
          <w:b/>
        </w:rPr>
      </w:pPr>
      <w:r>
        <w:rPr>
          <w:b/>
        </w:rPr>
        <w:t>TSL</w:t>
      </w:r>
      <w:r w:rsidR="0077247E" w:rsidRPr="0077247E">
        <w:rPr>
          <w:b/>
        </w:rPr>
        <w:t>int reporter</w:t>
      </w:r>
    </w:p>
    <w:p w14:paraId="12A64123" w14:textId="332A3590" w:rsidR="00F24E59" w:rsidRDefault="0077247E" w:rsidP="00B8270E">
      <w:r>
        <w:t xml:space="preserve">I was unable to find a plugin to export </w:t>
      </w:r>
      <w:del w:id="251" w:author="Nandita" w:date="2015-06-26T12:28:00Z">
        <w:r w:rsidDel="00915BEB">
          <w:delText>tsl</w:delText>
        </w:r>
      </w:del>
      <w:ins w:id="252" w:author="Nandita" w:date="2015-06-26T12:28:00Z">
        <w:r w:rsidR="00915BEB">
          <w:t>TSL</w:t>
        </w:r>
      </w:ins>
      <w:r>
        <w:t xml:space="preserve">int errors to an </w:t>
      </w:r>
      <w:del w:id="253" w:author="Nandita" w:date="2015-06-26T12:28:00Z">
        <w:r w:rsidDel="00915BEB">
          <w:delText xml:space="preserve">html </w:delText>
        </w:r>
      </w:del>
      <w:ins w:id="254" w:author="Nandita" w:date="2015-06-26T12:28:00Z">
        <w:r w:rsidR="00915BEB">
          <w:t xml:space="preserve">HTML </w:t>
        </w:r>
      </w:ins>
      <w:r>
        <w:t>file as we did for JSHint.  If this plugin becomes available</w:t>
      </w:r>
      <w:ins w:id="255" w:author="Nandita" w:date="2015-06-26T12:28:00Z">
        <w:r w:rsidR="00915BEB">
          <w:t>,</w:t>
        </w:r>
      </w:ins>
      <w:r>
        <w:t xml:space="preserve"> I’ll add it to this post.</w:t>
      </w:r>
    </w:p>
    <w:p w14:paraId="0F1D9497" w14:textId="77777777" w:rsidR="00A81BD9" w:rsidRDefault="00A81BD9" w:rsidP="00B8270E">
      <w:pPr>
        <w:rPr>
          <w:b/>
        </w:rPr>
      </w:pPr>
    </w:p>
    <w:p w14:paraId="7CDA1328" w14:textId="505FA9EB" w:rsidR="0077247E" w:rsidRPr="004D04CD" w:rsidRDefault="004D04CD" w:rsidP="00B8270E">
      <w:pPr>
        <w:rPr>
          <w:b/>
        </w:rPr>
      </w:pPr>
      <w:r>
        <w:rPr>
          <w:b/>
        </w:rPr>
        <w:t xml:space="preserve">TSLint </w:t>
      </w:r>
      <w:ins w:id="256" w:author="Nandita" w:date="2015-06-26T12:25:00Z">
        <w:r w:rsidR="00915BEB">
          <w:rPr>
            <w:b/>
          </w:rPr>
          <w:t>c</w:t>
        </w:r>
      </w:ins>
      <w:del w:id="257" w:author="Nandita" w:date="2015-06-26T12:25:00Z">
        <w:r w:rsidRPr="004D04CD" w:rsidDel="00915BEB">
          <w:rPr>
            <w:b/>
          </w:rPr>
          <w:delText>C</w:delText>
        </w:r>
      </w:del>
      <w:r w:rsidRPr="004D04CD">
        <w:rPr>
          <w:b/>
        </w:rPr>
        <w:t>onfiguration</w:t>
      </w:r>
    </w:p>
    <w:p w14:paraId="551DEF79" w14:textId="77777777" w:rsidR="004D04CD" w:rsidRDefault="00E24DCC" w:rsidP="00B8270E">
      <w:r>
        <w:t>Configuration information for TSLint is stored in a file named “tslint.json”.</w:t>
      </w:r>
    </w:p>
    <w:p w14:paraId="7878DE3A" w14:textId="77777777" w:rsidR="00E24DCC" w:rsidRDefault="004E6D1F" w:rsidP="00B8270E">
      <w:r>
        <w:t>Here is a good starting point.  I’ve borrowed this from other develop</w:t>
      </w:r>
      <w:r w:rsidR="001D5A88">
        <w:t>er</w:t>
      </w:r>
      <w:r>
        <w:t xml:space="preserve"> posts and it seems to be a good list.</w:t>
      </w:r>
    </w:p>
    <w:p w14:paraId="4FF25F24" w14:textId="332BF853" w:rsidR="004E6D1F" w:rsidRDefault="001D5A88" w:rsidP="00B8270E">
      <w:r>
        <w:t xml:space="preserve">Create a </w:t>
      </w:r>
      <w:r w:rsidRPr="001D5A88">
        <w:rPr>
          <w:rFonts w:ascii="Courier New" w:hAnsi="Courier New" w:cs="Courier New"/>
        </w:rPr>
        <w:t>tslint.json</w:t>
      </w:r>
      <w:r>
        <w:t xml:space="preserve"> file in </w:t>
      </w:r>
      <w:ins w:id="258" w:author="Nandita" w:date="2015-06-26T12:28:00Z">
        <w:r w:rsidR="002B6173">
          <w:t xml:space="preserve">the </w:t>
        </w:r>
      </w:ins>
      <w:r>
        <w:t xml:space="preserve">same folder as your gulpfile.js and </w:t>
      </w:r>
      <w:r w:rsidRPr="001D5A88">
        <w:rPr>
          <w:rFonts w:ascii="Courier New" w:hAnsi="Courier New" w:cs="Courier New"/>
        </w:rPr>
        <w:t>package.json</w:t>
      </w:r>
      <w:r>
        <w:t xml:space="preserve"> and</w:t>
      </w:r>
      <w:r w:rsidR="004E6D1F">
        <w:t xml:space="preserve"> </w:t>
      </w:r>
      <w:r>
        <w:t xml:space="preserve">add </w:t>
      </w:r>
      <w:r w:rsidR="004E6D1F">
        <w:t xml:space="preserve">the following </w:t>
      </w:r>
      <w:r>
        <w:t>code to it</w:t>
      </w:r>
      <w:r w:rsidR="004E6D1F">
        <w:t>.</w:t>
      </w:r>
    </w:p>
    <w:p w14:paraId="2038BC86"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w:t>
      </w:r>
    </w:p>
    <w:p w14:paraId="3BA52F5B"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lastRenderedPageBreak/>
        <w:t xml:space="preserve">    "rules": {</w:t>
      </w:r>
    </w:p>
    <w:p w14:paraId="4B168542"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"class-name": true,</w:t>
      </w:r>
    </w:p>
    <w:p w14:paraId="3A030E97"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"curly": true,</w:t>
      </w:r>
    </w:p>
    <w:p w14:paraId="225399FD"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"eofline": false,</w:t>
      </w:r>
    </w:p>
    <w:p w14:paraId="7C473E4C"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"forin": true,</w:t>
      </w:r>
    </w:p>
    <w:p w14:paraId="542DDD13"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"indent": [true, 4],</w:t>
      </w:r>
    </w:p>
    <w:p w14:paraId="7E86F84B"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"label-position": true,</w:t>
      </w:r>
    </w:p>
    <w:p w14:paraId="1AF03FA6"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"label-undefined": true,</w:t>
      </w:r>
    </w:p>
    <w:p w14:paraId="0DC67416"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"max-line-length": [true, 140],</w:t>
      </w:r>
    </w:p>
    <w:p w14:paraId="11602CFD"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"no-arg": true,</w:t>
      </w:r>
    </w:p>
    <w:p w14:paraId="31AA93D8"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"no-bitwise": true,</w:t>
      </w:r>
    </w:p>
    <w:p w14:paraId="77F68634"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"no-console": [true,</w:t>
      </w:r>
    </w:p>
    <w:p w14:paraId="478776B2"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"debug",</w:t>
      </w:r>
    </w:p>
    <w:p w14:paraId="32E1639B"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"info",</w:t>
      </w:r>
    </w:p>
    <w:p w14:paraId="0BB6FC17"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"time",</w:t>
      </w:r>
    </w:p>
    <w:p w14:paraId="05F1BC7A"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"timeEnd",</w:t>
      </w:r>
    </w:p>
    <w:p w14:paraId="25D837B0"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"trace"</w:t>
      </w:r>
    </w:p>
    <w:p w14:paraId="72DD2A95"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14:paraId="29B7998E"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"no-construct": true,</w:t>
      </w:r>
    </w:p>
    <w:p w14:paraId="038AA725"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"no-debugger": true,</w:t>
      </w:r>
    </w:p>
    <w:p w14:paraId="793ADFA6"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"no-duplicate-key": true,</w:t>
      </w:r>
    </w:p>
    <w:p w14:paraId="62A2DFC2"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"no-duplicate-variable": true,</w:t>
      </w:r>
    </w:p>
    <w:p w14:paraId="1D6F0A71"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"no-empty": true,</w:t>
      </w:r>
    </w:p>
    <w:p w14:paraId="47F05948"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"no-eval": true,</w:t>
      </w:r>
    </w:p>
    <w:p w14:paraId="6A9DFCE4"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"no-imports": true,</w:t>
      </w:r>
    </w:p>
    <w:p w14:paraId="49FB9995"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"no-string-literal": false,</w:t>
      </w:r>
    </w:p>
    <w:p w14:paraId="543FD267"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"no-trailing-comma": true,</w:t>
      </w:r>
    </w:p>
    <w:p w14:paraId="2F779B20"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"no-trailing-whitespace": true,</w:t>
      </w:r>
    </w:p>
    <w:p w14:paraId="1A86EF12"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"no-unused-variable": false,</w:t>
      </w:r>
    </w:p>
    <w:p w14:paraId="458E5437"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"no-unreachable": true,</w:t>
      </w:r>
    </w:p>
    <w:p w14:paraId="0041912F"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"no-use-before-declare": true,</w:t>
      </w:r>
    </w:p>
    <w:p w14:paraId="6E6B6B53"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"one-line": [true,</w:t>
      </w:r>
    </w:p>
    <w:p w14:paraId="2A013249"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"check-open-brace",</w:t>
      </w:r>
    </w:p>
    <w:p w14:paraId="0AF2E860"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"check-catch",</w:t>
      </w:r>
    </w:p>
    <w:p w14:paraId="23C953CA"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"check-else",</w:t>
      </w:r>
    </w:p>
    <w:p w14:paraId="7DA02699"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"check-whitespace"</w:t>
      </w:r>
    </w:p>
    <w:p w14:paraId="03F5C0F5"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14:paraId="05F836C6"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"quotemark": [true, "single"],</w:t>
      </w:r>
    </w:p>
    <w:p w14:paraId="1E59ED26"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"radix": true,</w:t>
      </w:r>
    </w:p>
    <w:p w14:paraId="7AEB8C83"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"semicolon": true,</w:t>
      </w:r>
    </w:p>
    <w:p w14:paraId="397A8942"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"triple-equals": [true, "allow-null-check"],</w:t>
      </w:r>
    </w:p>
    <w:p w14:paraId="2CF072A2"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"variable-name": false,</w:t>
      </w:r>
    </w:p>
    <w:p w14:paraId="1F6A7989"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"whitespace": [true,</w:t>
      </w:r>
    </w:p>
    <w:p w14:paraId="52C53796"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"check-branch",</w:t>
      </w:r>
    </w:p>
    <w:p w14:paraId="72F265E2"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"check-decl",</w:t>
      </w:r>
    </w:p>
    <w:p w14:paraId="583B7A9F"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"check-operator",</w:t>
      </w:r>
    </w:p>
    <w:p w14:paraId="7CDC18C6"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"check-separator"</w:t>
      </w:r>
    </w:p>
    <w:p w14:paraId="22AF5D2A"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14:paraId="3C95EA33" w14:textId="77777777"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14:paraId="5E468D7A" w14:textId="77777777" w:rsidR="0077247E" w:rsidRPr="00276EC0" w:rsidRDefault="00276EC0" w:rsidP="00276EC0">
      <w:pPr>
        <w:spacing w:before="0" w:after="0"/>
        <w:rPr>
          <w:rFonts w:ascii="Courier New" w:hAnsi="Courier New" w:cs="Courier New"/>
          <w:sz w:val="16"/>
          <w:szCs w:val="16"/>
        </w:rPr>
      </w:pPr>
      <w:r>
        <w:rPr>
          <w:rFonts w:ascii="Courier New" w:hAnsi="Courier New" w:cs="Courier New"/>
          <w:sz w:val="16"/>
          <w:szCs w:val="16"/>
        </w:rPr>
        <w:t>}</w:t>
      </w:r>
    </w:p>
    <w:p w14:paraId="53AE7130" w14:textId="77777777" w:rsidR="00276EC0" w:rsidRDefault="00276EC0" w:rsidP="00B8270E"/>
    <w:p w14:paraId="66391F8B" w14:textId="77777777" w:rsidR="00276EC0" w:rsidRDefault="00276EC0" w:rsidP="00B8270E">
      <w:r>
        <w:t>Run the default task.</w:t>
      </w:r>
    </w:p>
    <w:p w14:paraId="387C00EC" w14:textId="77777777" w:rsidR="00276EC0" w:rsidRPr="00276EC0" w:rsidRDefault="00276EC0" w:rsidP="00B8270E">
      <w:pPr>
        <w:rPr>
          <w:rFonts w:ascii="Courier New" w:hAnsi="Courier New" w:cs="Courier New"/>
        </w:rPr>
      </w:pPr>
      <w:r w:rsidRPr="00276EC0">
        <w:rPr>
          <w:rFonts w:ascii="Courier New" w:hAnsi="Courier New" w:cs="Courier New"/>
        </w:rPr>
        <w:t>gulp</w:t>
      </w:r>
    </w:p>
    <w:p w14:paraId="083C2705" w14:textId="77777777" w:rsidR="00276EC0" w:rsidRDefault="0019600C" w:rsidP="00B8270E">
      <w:r>
        <w:rPr>
          <w:noProof/>
        </w:rPr>
        <w:lastRenderedPageBreak/>
        <w:drawing>
          <wp:inline distT="0" distB="0" distL="0" distR="0" wp14:anchorId="271F518C" wp14:editId="77881DCE">
            <wp:extent cx="6448425" cy="6924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48425" cy="6924675"/>
                    </a:xfrm>
                    <a:prstGeom prst="rect">
                      <a:avLst/>
                    </a:prstGeom>
                  </pic:spPr>
                </pic:pic>
              </a:graphicData>
            </a:graphic>
          </wp:inline>
        </w:drawing>
      </w:r>
    </w:p>
    <w:p w14:paraId="06B190A9" w14:textId="77777777" w:rsidR="00276EC0" w:rsidRDefault="00276EC0" w:rsidP="00B8270E"/>
    <w:p w14:paraId="65074C74" w14:textId="77777777" w:rsidR="00F24E59" w:rsidRDefault="007502F6" w:rsidP="00B8270E">
      <w:r>
        <w:t>For more information</w:t>
      </w:r>
    </w:p>
    <w:p w14:paraId="640CECA8" w14:textId="77777777" w:rsidR="007502F6" w:rsidRDefault="009032BC" w:rsidP="00B8270E">
      <w:hyperlink r:id="rId62" w:history="1">
        <w:r w:rsidR="007502F6" w:rsidRPr="00660C62">
          <w:rPr>
            <w:rStyle w:val="Hyperlink"/>
          </w:rPr>
          <w:t>https://www.npmjs.com/package/gulp-typescript</w:t>
        </w:r>
      </w:hyperlink>
    </w:p>
    <w:p w14:paraId="5EDFE629" w14:textId="77777777" w:rsidR="00F24E59" w:rsidRPr="00B8270E" w:rsidRDefault="00F24E59" w:rsidP="00B8270E"/>
    <w:p w14:paraId="4E8D99C5" w14:textId="7565F0EB" w:rsidR="003E3576" w:rsidRDefault="003E3576" w:rsidP="003E3576">
      <w:pPr>
        <w:pStyle w:val="Heading2"/>
      </w:pPr>
      <w:r>
        <w:lastRenderedPageBreak/>
        <w:t>GULP Tutorial Part 1</w:t>
      </w:r>
      <w:del w:id="259" w:author="Nandita" w:date="2015-06-26T13:11:00Z">
        <w:r w:rsidR="00936B24" w:rsidDel="00A57030">
          <w:delText>4</w:delText>
        </w:r>
      </w:del>
      <w:ins w:id="260" w:author="Nandita" w:date="2015-06-26T13:11:00Z">
        <w:r w:rsidR="00A57030">
          <w:t>3</w:t>
        </w:r>
      </w:ins>
      <w:r>
        <w:t xml:space="preserve"> – </w:t>
      </w:r>
      <w:r w:rsidR="00B57D09">
        <w:t>SASS</w:t>
      </w:r>
    </w:p>
    <w:p w14:paraId="29510378" w14:textId="10D5839C" w:rsidR="00E174EA" w:rsidRDefault="00B57D09" w:rsidP="00E13613">
      <w:r>
        <w:t>For your SASS implementation</w:t>
      </w:r>
      <w:ins w:id="261" w:author="Nandita" w:date="2015-06-26T12:25:00Z">
        <w:r w:rsidR="00915BEB">
          <w:t>,</w:t>
        </w:r>
      </w:ins>
      <w:r>
        <w:t xml:space="preserve"> we will use the </w:t>
      </w:r>
      <w:del w:id="262" w:author="Nandita" w:date="2015-06-26T12:29:00Z">
        <w:r w:rsidRPr="00B57D09" w:rsidDel="002B6173">
          <w:rPr>
            <w:rFonts w:ascii="Courier New" w:hAnsi="Courier New" w:cs="Courier New"/>
          </w:rPr>
          <w:delText>g</w:delText>
        </w:r>
      </w:del>
      <w:ins w:id="263" w:author="Nandita" w:date="2015-06-26T12:29:00Z">
        <w:r w:rsidR="002B6173">
          <w:rPr>
            <w:rFonts w:ascii="Courier New" w:hAnsi="Courier New" w:cs="Courier New"/>
          </w:rPr>
          <w:t>G</w:t>
        </w:r>
      </w:ins>
      <w:r w:rsidRPr="00B57D09">
        <w:rPr>
          <w:rFonts w:ascii="Courier New" w:hAnsi="Courier New" w:cs="Courier New"/>
        </w:rPr>
        <w:t>ulp-</w:t>
      </w:r>
      <w:del w:id="264" w:author="Nandita" w:date="2015-06-26T12:29:00Z">
        <w:r w:rsidRPr="00B57D09" w:rsidDel="002B6173">
          <w:rPr>
            <w:rFonts w:ascii="Courier New" w:hAnsi="Courier New" w:cs="Courier New"/>
          </w:rPr>
          <w:delText>sass</w:delText>
        </w:r>
        <w:r w:rsidDel="002B6173">
          <w:delText xml:space="preserve"> </w:delText>
        </w:r>
      </w:del>
      <w:ins w:id="265" w:author="Nandita" w:date="2015-06-26T12:29:00Z">
        <w:r w:rsidR="002B6173">
          <w:rPr>
            <w:rFonts w:ascii="Courier New" w:hAnsi="Courier New" w:cs="Courier New"/>
          </w:rPr>
          <w:t>SASS</w:t>
        </w:r>
        <w:r w:rsidR="002B6173">
          <w:t xml:space="preserve"> </w:t>
        </w:r>
      </w:ins>
      <w:r>
        <w:t xml:space="preserve">plugin.  </w:t>
      </w:r>
    </w:p>
    <w:p w14:paraId="23FED176" w14:textId="77777777" w:rsidR="00FB40A5" w:rsidRDefault="00FB40A5" w:rsidP="0035312C"/>
    <w:p w14:paraId="01B65E8F" w14:textId="77777777" w:rsidR="0035312C" w:rsidRPr="00FB40A5" w:rsidRDefault="00FB40A5" w:rsidP="0035312C">
      <w:pPr>
        <w:rPr>
          <w:b/>
        </w:rPr>
      </w:pPr>
      <w:r w:rsidRPr="00FB40A5">
        <w:rPr>
          <w:b/>
        </w:rPr>
        <w:t>From the command-line install</w:t>
      </w:r>
    </w:p>
    <w:p w14:paraId="4C563A63" w14:textId="77777777" w:rsidR="0035312C" w:rsidRPr="00175CC3" w:rsidRDefault="00951C6C" w:rsidP="00694AC9">
      <w:pPr>
        <w:rPr>
          <w:rFonts w:ascii="Courier New" w:hAnsi="Courier New" w:cs="Courier New"/>
          <w:strike/>
        </w:rPr>
      </w:pPr>
      <w:r w:rsidRPr="00951C6C">
        <w:rPr>
          <w:rFonts w:ascii="Courier New" w:hAnsi="Courier New" w:cs="Courier New"/>
        </w:rPr>
        <w:t>npm install gulp-sass</w:t>
      </w:r>
      <w:r>
        <w:rPr>
          <w:rFonts w:ascii="Courier New" w:hAnsi="Courier New" w:cs="Courier New"/>
        </w:rPr>
        <w:t xml:space="preserve"> </w:t>
      </w:r>
      <w:r w:rsidR="0035312C" w:rsidRPr="00B81B7A">
        <w:rPr>
          <w:rFonts w:ascii="Courier New" w:hAnsi="Courier New" w:cs="Courier New"/>
        </w:rPr>
        <w:t>--save-dev</w:t>
      </w:r>
    </w:p>
    <w:p w14:paraId="230AC8C7" w14:textId="77777777" w:rsidR="00F959E0" w:rsidRPr="00F959E0" w:rsidRDefault="00F959E0" w:rsidP="0035312C">
      <w:pPr>
        <w:rPr>
          <w:rFonts w:ascii="Courier New" w:hAnsi="Courier New" w:cs="Courier New"/>
        </w:rPr>
      </w:pPr>
    </w:p>
    <w:p w14:paraId="6FC5387B" w14:textId="70836895" w:rsidR="0035312C" w:rsidRPr="00FB40A5" w:rsidRDefault="00FB40A5" w:rsidP="0035312C">
      <w:pPr>
        <w:rPr>
          <w:b/>
        </w:rPr>
      </w:pPr>
      <w:r w:rsidRPr="00FB40A5">
        <w:rPr>
          <w:b/>
        </w:rPr>
        <w:t xml:space="preserve">Add the module to the </w:t>
      </w:r>
      <w:ins w:id="266" w:author="Nandita" w:date="2015-06-26T12:29:00Z">
        <w:r w:rsidR="00E603DA">
          <w:rPr>
            <w:b/>
          </w:rPr>
          <w:t>G</w:t>
        </w:r>
      </w:ins>
      <w:del w:id="267" w:author="Nandita" w:date="2015-06-26T12:29:00Z">
        <w:r w:rsidRPr="00FB40A5" w:rsidDel="00E603DA">
          <w:rPr>
            <w:b/>
          </w:rPr>
          <w:delText>g</w:delText>
        </w:r>
      </w:del>
      <w:r w:rsidRPr="00FB40A5">
        <w:rPr>
          <w:b/>
        </w:rPr>
        <w:t>ulp file</w:t>
      </w:r>
    </w:p>
    <w:p w14:paraId="7C14BDBE" w14:textId="77777777" w:rsidR="0035312C" w:rsidRDefault="002D1B9F" w:rsidP="0035312C">
      <w:pPr>
        <w:rPr>
          <w:rFonts w:ascii="Courier New" w:hAnsi="Courier New" w:cs="Courier New"/>
        </w:rPr>
      </w:pPr>
      <w:r w:rsidRPr="002D1B9F">
        <w:rPr>
          <w:rFonts w:ascii="Courier New" w:hAnsi="Courier New" w:cs="Courier New"/>
        </w:rPr>
        <w:t>, sass                  = require('gulp-sass')</w:t>
      </w:r>
    </w:p>
    <w:p w14:paraId="42C013FD" w14:textId="77777777" w:rsidR="002D1B9F" w:rsidRDefault="002D1B9F" w:rsidP="0035312C"/>
    <w:p w14:paraId="5DCBB563" w14:textId="7C500C85" w:rsidR="0035312C" w:rsidRPr="00FB40A5" w:rsidRDefault="00FB40A5" w:rsidP="0035312C">
      <w:pPr>
        <w:rPr>
          <w:b/>
        </w:rPr>
      </w:pPr>
      <w:r w:rsidRPr="00FB40A5">
        <w:rPr>
          <w:b/>
        </w:rPr>
        <w:t xml:space="preserve">Add the task to the </w:t>
      </w:r>
      <w:ins w:id="268" w:author="Nandita" w:date="2015-06-26T12:29:00Z">
        <w:r w:rsidR="00E603DA">
          <w:rPr>
            <w:b/>
          </w:rPr>
          <w:t>G</w:t>
        </w:r>
      </w:ins>
      <w:del w:id="269" w:author="Nandita" w:date="2015-06-26T12:29:00Z">
        <w:r w:rsidRPr="00FB40A5" w:rsidDel="00E603DA">
          <w:rPr>
            <w:b/>
          </w:rPr>
          <w:delText>g</w:delText>
        </w:r>
      </w:del>
      <w:r w:rsidRPr="00FB40A5">
        <w:rPr>
          <w:b/>
        </w:rPr>
        <w:t>ulp file</w:t>
      </w:r>
    </w:p>
    <w:p w14:paraId="6AFA870E" w14:textId="77777777" w:rsidR="002D1B9F" w:rsidRPr="002D1B9F" w:rsidRDefault="002D1B9F" w:rsidP="002D1B9F">
      <w:pPr>
        <w:spacing w:before="0" w:after="0"/>
        <w:rPr>
          <w:rFonts w:ascii="Courier New" w:hAnsi="Courier New" w:cs="Courier New"/>
        </w:rPr>
      </w:pPr>
      <w:r w:rsidRPr="002D1B9F">
        <w:rPr>
          <w:rFonts w:ascii="Courier New" w:hAnsi="Courier New" w:cs="Courier New"/>
        </w:rPr>
        <w:t>gulp.task('sass', function () {</w:t>
      </w:r>
    </w:p>
    <w:p w14:paraId="281C1A1A" w14:textId="77777777"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gulp.src('./dist/**/*.scss', { base: 'dist/./' })</w:t>
      </w:r>
    </w:p>
    <w:p w14:paraId="59220E37" w14:textId="77777777"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.pipe(plumber({</w:t>
      </w:r>
    </w:p>
    <w:p w14:paraId="0A884BB8" w14:textId="77777777"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errorHandler: onError</w:t>
      </w:r>
    </w:p>
    <w:p w14:paraId="29CD8F5D" w14:textId="77777777" w:rsidR="002D1B9F" w:rsidRPr="002D1B9F" w:rsidRDefault="00FB0E55" w:rsidP="002D1B9F">
      <w:pPr>
        <w:spacing w:before="0" w:after="0"/>
        <w:rPr>
          <w:rFonts w:ascii="Courier New" w:hAnsi="Courier New" w:cs="Courier New"/>
        </w:rPr>
      </w:pPr>
      <w:r>
        <w:rPr>
          <w:rFonts w:ascii="Courier New" w:hAnsi="Courier New" w:cs="Courier New"/>
        </w:rPr>
        <w:t xml:space="preserve">      }))</w:t>
      </w:r>
    </w:p>
    <w:p w14:paraId="4E019B21" w14:textId="77777777"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.pipe(sass())</w:t>
      </w:r>
    </w:p>
    <w:p w14:paraId="2EA9319B" w14:textId="77777777"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.pipe(gulp.dest('dist/./'));</w:t>
      </w:r>
    </w:p>
    <w:p w14:paraId="2BE0E160" w14:textId="77777777" w:rsidR="00E13613" w:rsidRDefault="002D1B9F" w:rsidP="002D1B9F">
      <w:pPr>
        <w:spacing w:before="0" w:after="0"/>
      </w:pPr>
      <w:r w:rsidRPr="002D1B9F">
        <w:rPr>
          <w:rFonts w:ascii="Courier New" w:hAnsi="Courier New" w:cs="Courier New"/>
        </w:rPr>
        <w:t>});</w:t>
      </w:r>
    </w:p>
    <w:p w14:paraId="6D32E016" w14:textId="77777777" w:rsidR="00FB0E55" w:rsidRDefault="00FB0E55" w:rsidP="00E13613"/>
    <w:p w14:paraId="53CB9F62" w14:textId="77777777" w:rsidR="00FB0E55" w:rsidRPr="00FB40A5" w:rsidRDefault="00FB40A5" w:rsidP="00E13613">
      <w:pPr>
        <w:rPr>
          <w:b/>
        </w:rPr>
      </w:pPr>
      <w:r w:rsidRPr="00FB40A5">
        <w:rPr>
          <w:b/>
        </w:rPr>
        <w:t>Add the new task to the default task</w:t>
      </w:r>
    </w:p>
    <w:p w14:paraId="45AE41F3" w14:textId="77777777" w:rsidR="00FB0E55" w:rsidRDefault="00FB0E55" w:rsidP="00FB0E55">
      <w:pPr>
        <w:spacing w:before="0" w:after="0"/>
      </w:pPr>
      <w:r>
        <w:t>gulp.task('default', function () {</w:t>
      </w:r>
    </w:p>
    <w:p w14:paraId="4924EED4" w14:textId="77777777" w:rsidR="00FB0E55" w:rsidRDefault="00FB0E55" w:rsidP="00FB0E55">
      <w:pPr>
        <w:spacing w:before="0" w:after="0"/>
      </w:pPr>
      <w:r>
        <w:t xml:space="preserve">    runSequence('annotate', 'clean-dist', 'copy',</w:t>
      </w:r>
    </w:p>
    <w:p w14:paraId="28EB15E8" w14:textId="77777777" w:rsidR="00FB0E55" w:rsidRDefault="00FB0E55" w:rsidP="00FB0E55">
      <w:pPr>
        <w:spacing w:before="0" w:after="0"/>
      </w:pPr>
      <w:r>
        <w:t xml:space="preserve">                ['coreservices', 'routeconfig', 'libs', 'minifyhtml', 'minifyimage'</w:t>
      </w:r>
    </w:p>
    <w:p w14:paraId="5DB4256B" w14:textId="77777777" w:rsidR="00FB0E55" w:rsidRDefault="00FB0E55" w:rsidP="00FB0E55">
      <w:pPr>
        <w:spacing w:before="0" w:after="0"/>
      </w:pPr>
      <w:r>
        <w:t xml:space="preserve">                    , 'grunt-merge-json:menu', 'jshint', 'tscompile', 'tslint'</w:t>
      </w:r>
      <w:r w:rsidRPr="00FB0E55">
        <w:rPr>
          <w:b/>
        </w:rPr>
        <w:t>, 'sass'</w:t>
      </w:r>
      <w:r>
        <w:t>],</w:t>
      </w:r>
    </w:p>
    <w:p w14:paraId="630C664A" w14:textId="77777777" w:rsidR="00FB0E55" w:rsidRDefault="00FB0E55" w:rsidP="00FB0E55">
      <w:pPr>
        <w:spacing w:before="0" w:after="0"/>
      </w:pPr>
      <w:r>
        <w:t xml:space="preserve">                ['uglifyalljs', 'minifycss']);</w:t>
      </w:r>
    </w:p>
    <w:p w14:paraId="6DBD1EB7" w14:textId="77777777" w:rsidR="00FB0E55" w:rsidRDefault="00FB0E55" w:rsidP="00FB0E55">
      <w:pPr>
        <w:spacing w:before="0" w:after="0"/>
      </w:pPr>
      <w:r>
        <w:t>});</w:t>
      </w:r>
    </w:p>
    <w:p w14:paraId="0B5039A9" w14:textId="77777777" w:rsidR="00FB0E55" w:rsidRDefault="00FB0E55" w:rsidP="00E13613"/>
    <w:p w14:paraId="1FC0C085" w14:textId="77777777" w:rsidR="00F8773A" w:rsidRPr="00FB40A5" w:rsidRDefault="00FB40A5" w:rsidP="00E13613">
      <w:pPr>
        <w:rPr>
          <w:b/>
        </w:rPr>
      </w:pPr>
      <w:r w:rsidRPr="00FB40A5">
        <w:rPr>
          <w:b/>
        </w:rPr>
        <w:t>Run the default task</w:t>
      </w:r>
    </w:p>
    <w:p w14:paraId="40A663AA" w14:textId="77777777" w:rsidR="00F8773A" w:rsidRPr="00F8773A" w:rsidRDefault="00F8773A" w:rsidP="00E13613">
      <w:pPr>
        <w:rPr>
          <w:rFonts w:ascii="Courier New" w:hAnsi="Courier New" w:cs="Courier New"/>
        </w:rPr>
      </w:pPr>
      <w:r w:rsidRPr="00F8773A">
        <w:rPr>
          <w:rFonts w:ascii="Courier New" w:hAnsi="Courier New" w:cs="Courier New"/>
        </w:rPr>
        <w:t>gulp</w:t>
      </w:r>
    </w:p>
    <w:p w14:paraId="4A4A572F" w14:textId="77777777" w:rsidR="00F8773A" w:rsidRDefault="00F8773A" w:rsidP="00E13613">
      <w:r>
        <w:rPr>
          <w:noProof/>
        </w:rPr>
        <w:lastRenderedPageBreak/>
        <w:drawing>
          <wp:inline distT="0" distB="0" distL="0" distR="0" wp14:anchorId="3BEC5FA6" wp14:editId="761E27DC">
            <wp:extent cx="6448425" cy="703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48425" cy="7038975"/>
                    </a:xfrm>
                    <a:prstGeom prst="rect">
                      <a:avLst/>
                    </a:prstGeom>
                  </pic:spPr>
                </pic:pic>
              </a:graphicData>
            </a:graphic>
          </wp:inline>
        </w:drawing>
      </w:r>
    </w:p>
    <w:p w14:paraId="20FF8B88" w14:textId="77777777" w:rsidR="00F8773A" w:rsidRDefault="00F8773A" w:rsidP="00E13613"/>
    <w:p w14:paraId="069891A3" w14:textId="77777777" w:rsidR="00E13613" w:rsidRDefault="00E13613" w:rsidP="00E13613">
      <w:r>
        <w:t>Learn more about SASS here</w:t>
      </w:r>
      <w:r>
        <w:br/>
      </w:r>
      <w:hyperlink r:id="rId64" w:history="1">
        <w:r w:rsidRPr="00142A00">
          <w:rPr>
            <w:rStyle w:val="Hyperlink"/>
          </w:rPr>
          <w:t>http://sass-lang.com/</w:t>
        </w:r>
      </w:hyperlink>
    </w:p>
    <w:p w14:paraId="2617DAA8" w14:textId="77777777" w:rsidR="00C6130F" w:rsidRDefault="00C6130F" w:rsidP="00395AD2"/>
    <w:p w14:paraId="7C2C1A99" w14:textId="77777777" w:rsidR="002D1B9F" w:rsidRDefault="00FB40A5" w:rsidP="002D1B9F">
      <w:pPr>
        <w:spacing w:before="0" w:after="0"/>
        <w:rPr>
          <w:b/>
        </w:rPr>
      </w:pPr>
      <w:r>
        <w:rPr>
          <w:b/>
        </w:rPr>
        <w:lastRenderedPageBreak/>
        <w:t>The c</w:t>
      </w:r>
      <w:r w:rsidR="002D1B9F" w:rsidRPr="007C5EDE">
        <w:rPr>
          <w:b/>
        </w:rPr>
        <w:t>urrent state of code</w:t>
      </w:r>
    </w:p>
    <w:p w14:paraId="430548EE" w14:textId="25FD35D7" w:rsidR="00F8773A" w:rsidRPr="00F8773A" w:rsidRDefault="00F8773A" w:rsidP="002D1B9F">
      <w:pPr>
        <w:spacing w:before="0" w:after="0"/>
      </w:pPr>
      <w:r w:rsidRPr="00F8773A">
        <w:t>We are starting to build up a nice collection of files.  Here is the state the code should be in.  If you’re having trouble</w:t>
      </w:r>
      <w:ins w:id="270" w:author="Nandita" w:date="2015-06-26T12:29:00Z">
        <w:r w:rsidR="00E603DA">
          <w:t>,</w:t>
        </w:r>
      </w:ins>
      <w:r w:rsidRPr="00F8773A">
        <w:t xml:space="preserve"> then use this to level set yourself so you can move forward.</w:t>
      </w:r>
    </w:p>
    <w:p w14:paraId="3CCBBB49" w14:textId="77777777" w:rsidR="00364BDF" w:rsidRDefault="00364BDF" w:rsidP="002D1B9F"/>
    <w:p w14:paraId="6EDCBDC7" w14:textId="77777777" w:rsidR="002D1B9F" w:rsidRDefault="002D1B9F" w:rsidP="002D1B9F">
      <w:r w:rsidRPr="0092174E">
        <w:t>package.json</w:t>
      </w:r>
    </w:p>
    <w:p w14:paraId="2569687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57D969B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"name": "Mashup.UI.Core",</w:t>
      </w:r>
    </w:p>
    <w:p w14:paraId="4ABA163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"version": "1.0.0",</w:t>
      </w:r>
    </w:p>
    <w:p w14:paraId="5FF3B37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"description": "",</w:t>
      </w:r>
    </w:p>
    <w:p w14:paraId="2338DAD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"main": "index.js",</w:t>
      </w:r>
    </w:p>
    <w:p w14:paraId="573102B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"scripts": {</w:t>
      </w:r>
    </w:p>
    <w:p w14:paraId="0E41E35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"test": "echo \"Error: no test specified\" &amp;&amp; exit 1"</w:t>
      </w:r>
    </w:p>
    <w:p w14:paraId="10BAAD8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649F439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"author": "",</w:t>
      </w:r>
    </w:p>
    <w:p w14:paraId="4CF00EB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"license": "ISC",</w:t>
      </w:r>
    </w:p>
    <w:p w14:paraId="3071FBD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"devDependencies": {</w:t>
      </w:r>
    </w:p>
    <w:p w14:paraId="1FD7542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"grunt": "^0.4.5",</w:t>
      </w:r>
    </w:p>
    <w:p w14:paraId="22C3347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"grunt-merge-json": "^0.9.5",</w:t>
      </w:r>
    </w:p>
    <w:p w14:paraId="35C118E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 "^3.9.0",</w:t>
      </w:r>
    </w:p>
    <w:p w14:paraId="4BE4C43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"gulp-clean": "^0.3.1",</w:t>
      </w:r>
    </w:p>
    <w:p w14:paraId="224910B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"gulp-concat": "^2.5.2",</w:t>
      </w:r>
    </w:p>
    <w:p w14:paraId="6813B51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"gulp-grunt": "^0.5.2",</w:t>
      </w:r>
    </w:p>
    <w:p w14:paraId="5717276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"gulp-imagemin": "^2.2.1",</w:t>
      </w:r>
    </w:p>
    <w:p w14:paraId="2E501B9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 "^1.11.0",</w:t>
      </w:r>
    </w:p>
    <w:p w14:paraId="523E98D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"gulp-jshint-html-reporter": "^0.1.2",</w:t>
      </w:r>
    </w:p>
    <w:p w14:paraId="467B348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"gulp-minify-css": "^1.1.6",</w:t>
      </w:r>
    </w:p>
    <w:p w14:paraId="7F9BA5A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"gulp-minify-html": "^1.0.3",</w:t>
      </w:r>
    </w:p>
    <w:p w14:paraId="112F5D8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"gulp-newer": "^0.5.1",</w:t>
      </w:r>
    </w:p>
    <w:p w14:paraId="6124A83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"gulp-ng-annotate": "^1.0.0",</w:t>
      </w:r>
    </w:p>
    <w:p w14:paraId="56551B9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"gulp-plumber": "^1.0.1",</w:t>
      </w:r>
    </w:p>
    <w:p w14:paraId="1A106E1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"gulp-rename": "^1.2.2",</w:t>
      </w:r>
    </w:p>
    <w:p w14:paraId="035D047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"gulp-sass": "^2.0.1",</w:t>
      </w:r>
    </w:p>
    <w:p w14:paraId="2281DA7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"gulp-sourcemaps": "^1.5.2",</w:t>
      </w:r>
    </w:p>
    <w:p w14:paraId="6AA7FE9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 "^3.0.2-beta",</w:t>
      </w:r>
    </w:p>
    <w:p w14:paraId="49DFF45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"gulp-tslint-stylish": "^1.0.1",</w:t>
      </w:r>
    </w:p>
    <w:p w14:paraId="2FADEB5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"gulp-typescript": "^2.7.7",</w:t>
      </w:r>
    </w:p>
    <w:p w14:paraId="3E29A5B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"gulp-uglify": "^1.2.0",</w:t>
      </w:r>
    </w:p>
    <w:p w14:paraId="5EC66FA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"imagemin-pngquant": "^4.1.0",</w:t>
      </w:r>
    </w:p>
    <w:p w14:paraId="7DB58F1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"jshint-stylish": "^2.0.0",</w:t>
      </w:r>
    </w:p>
    <w:p w14:paraId="39402FA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"run-sequence": "^1.1.1"</w:t>
      </w:r>
    </w:p>
    <w:p w14:paraId="6E7073D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6B187044" w14:textId="77777777"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2397E268" w14:textId="77777777" w:rsidR="00364BDF" w:rsidRDefault="00364BDF" w:rsidP="00F8773A"/>
    <w:p w14:paraId="14D57372" w14:textId="77777777" w:rsidR="00F8773A" w:rsidRPr="00F8773A" w:rsidRDefault="00F8773A" w:rsidP="00F8773A">
      <w:r w:rsidRPr="00F8773A">
        <w:t>gulpfile.js</w:t>
      </w:r>
    </w:p>
    <w:p w14:paraId="5BBA90B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var onError = function (err) {</w:t>
      </w:r>
    </w:p>
    <w:p w14:paraId="1F4E8E1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console.log(err);</w:t>
      </w:r>
    </w:p>
    <w:p w14:paraId="23AD67B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4E6F9D48" w14:textId="77777777" w:rsidR="00F8773A" w:rsidRPr="00F8773A" w:rsidRDefault="00F8773A" w:rsidP="00F8773A">
      <w:pPr>
        <w:spacing w:before="0" w:after="0"/>
        <w:rPr>
          <w:rFonts w:ascii="Courier New" w:hAnsi="Courier New" w:cs="Courier New"/>
          <w:sz w:val="18"/>
          <w:szCs w:val="18"/>
        </w:rPr>
      </w:pPr>
    </w:p>
    <w:p w14:paraId="2AF1C4E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lastRenderedPageBreak/>
        <w:t>var gulp = require('gulp')</w:t>
      </w:r>
    </w:p>
    <w:p w14:paraId="181B7B0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require('gulp-uglify')</w:t>
      </w:r>
    </w:p>
    <w:p w14:paraId="714C973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require('gulp-rename')</w:t>
      </w:r>
    </w:p>
    <w:p w14:paraId="2251C54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require('gulp-sourcemaps')</w:t>
      </w:r>
    </w:p>
    <w:p w14:paraId="360982A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runSequence           = require('run-sequence')</w:t>
      </w:r>
    </w:p>
    <w:p w14:paraId="25E6A01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plumber               = require('gulp-plumber')</w:t>
      </w:r>
    </w:p>
    <w:p w14:paraId="1B98F85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ngAnnotate            = require('gulp-ng-annotate')</w:t>
      </w:r>
    </w:p>
    <w:p w14:paraId="567AD9F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clean                 = require('gulp-clean')</w:t>
      </w:r>
    </w:p>
    <w:p w14:paraId="4209E9A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newer                 = require('gulp-newer')</w:t>
      </w:r>
    </w:p>
    <w:p w14:paraId="115643C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concat                = require('gulp-concat')</w:t>
      </w:r>
    </w:p>
    <w:p w14:paraId="3571F58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require('gulp-rename')</w:t>
      </w:r>
    </w:p>
    <w:p w14:paraId="6FE5925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require('gulp-uglify')</w:t>
      </w:r>
    </w:p>
    <w:p w14:paraId="552BD9F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require('gulp-sourcemaps')</w:t>
      </w:r>
    </w:p>
    <w:p w14:paraId="0E55A1C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minifycss             = require('gulp-minify-css')</w:t>
      </w:r>
    </w:p>
    <w:p w14:paraId="062C79A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minifyhtml            = require('gulp-minify-html')</w:t>
      </w:r>
    </w:p>
    <w:p w14:paraId="7344E3F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imagemin              = require('gulp-imagemin')</w:t>
      </w:r>
    </w:p>
    <w:p w14:paraId="34EB9B0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pngquant              = require('imagemin-pngquant')</w:t>
      </w:r>
    </w:p>
    <w:p w14:paraId="4DA7633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                = require('gulp-jshint')</w:t>
      </w:r>
    </w:p>
    <w:p w14:paraId="2996F32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stylish               = require('jshint-stylish')</w:t>
      </w:r>
    </w:p>
    <w:p w14:paraId="1EF9F5E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jshinthtmlreporter    = require('gulp-jshint-html-reporter')</w:t>
      </w:r>
    </w:p>
    <w:p w14:paraId="765B929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                    = require('gulp-typescript')</w:t>
      </w:r>
    </w:p>
    <w:p w14:paraId="32142F8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tslint                = require('gulp-tslint')</w:t>
      </w:r>
    </w:p>
    <w:p w14:paraId="4B704B8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tsstylish             = require('gulp-tslint-stylish')</w:t>
      </w:r>
    </w:p>
    <w:p w14:paraId="2E0F1D3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sass                  = require('gulp-sass')</w:t>
      </w:r>
    </w:p>
    <w:p w14:paraId="14E09B47" w14:textId="77777777" w:rsidR="00F8773A" w:rsidRPr="00F8773A" w:rsidRDefault="00F8773A" w:rsidP="00F8773A">
      <w:pPr>
        <w:spacing w:before="0" w:after="0"/>
        <w:rPr>
          <w:rFonts w:ascii="Courier New" w:hAnsi="Courier New" w:cs="Courier New"/>
          <w:sz w:val="18"/>
          <w:szCs w:val="18"/>
        </w:rPr>
      </w:pPr>
    </w:p>
    <w:p w14:paraId="07B1B38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47413FD9" w14:textId="77777777" w:rsidR="00F8773A" w:rsidRPr="00F8773A" w:rsidRDefault="00F8773A" w:rsidP="00F8773A">
      <w:pPr>
        <w:spacing w:before="0" w:after="0"/>
        <w:rPr>
          <w:rFonts w:ascii="Courier New" w:hAnsi="Courier New" w:cs="Courier New"/>
          <w:sz w:val="18"/>
          <w:szCs w:val="18"/>
        </w:rPr>
      </w:pPr>
    </w:p>
    <w:p w14:paraId="2D3B40B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gulp.task('annotate', function () {</w:t>
      </w:r>
    </w:p>
    <w:p w14:paraId="552DD6D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gulp.src(['src/index.controller.js', 'src/core/**/*.js', 'src/apps/**/*.js', '!src/core/lib/**/*', '!src/**/*.min.js'], { base: 'src/./' })</w:t>
      </w:r>
    </w:p>
    <w:p w14:paraId="5A97B85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0987D15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3A76305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6328AB7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.pipe(ngAnnotate())</w:t>
      </w:r>
    </w:p>
    <w:p w14:paraId="2A46700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.pipe(gulp.dest('src/./'));</w:t>
      </w:r>
    </w:p>
    <w:p w14:paraId="6B44DC8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4BCC8639" w14:textId="77777777" w:rsidR="00F8773A" w:rsidRPr="00F8773A" w:rsidRDefault="00F8773A" w:rsidP="00F8773A">
      <w:pPr>
        <w:spacing w:before="0" w:after="0"/>
        <w:rPr>
          <w:rFonts w:ascii="Courier New" w:hAnsi="Courier New" w:cs="Courier New"/>
          <w:sz w:val="18"/>
          <w:szCs w:val="18"/>
        </w:rPr>
      </w:pPr>
    </w:p>
    <w:p w14:paraId="004623A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gulp.task('clean-dist', function () {</w:t>
      </w:r>
    </w:p>
    <w:p w14:paraId="1DD1B90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gulp.src('dist', { read: false })</w:t>
      </w:r>
    </w:p>
    <w:p w14:paraId="11B4C7D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5F6474F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2BE77E4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6AE4F24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.pipe(clean());</w:t>
      </w:r>
    </w:p>
    <w:p w14:paraId="6C2FE21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04007049" w14:textId="77777777" w:rsidR="00F8773A" w:rsidRPr="00F8773A" w:rsidRDefault="00F8773A" w:rsidP="00F8773A">
      <w:pPr>
        <w:spacing w:before="0" w:after="0"/>
        <w:rPr>
          <w:rFonts w:ascii="Courier New" w:hAnsi="Courier New" w:cs="Courier New"/>
          <w:sz w:val="18"/>
          <w:szCs w:val="18"/>
        </w:rPr>
      </w:pPr>
    </w:p>
    <w:p w14:paraId="1FE0465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gulp.task('copy', function () {</w:t>
      </w:r>
    </w:p>
    <w:p w14:paraId="79F806D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gulp.src('src/**/*')</w:t>
      </w:r>
    </w:p>
    <w:p w14:paraId="3B2B7AF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0E1A12C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194E3D9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699DD4F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.pipe(newer('dist')) </w:t>
      </w:r>
    </w:p>
    <w:p w14:paraId="6701203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313EA9B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4C00A37F" w14:textId="77777777" w:rsidR="00F8773A" w:rsidRPr="00F8773A" w:rsidRDefault="00F8773A" w:rsidP="00F8773A">
      <w:pPr>
        <w:spacing w:before="0" w:after="0"/>
        <w:rPr>
          <w:rFonts w:ascii="Courier New" w:hAnsi="Courier New" w:cs="Courier New"/>
          <w:sz w:val="18"/>
          <w:szCs w:val="18"/>
        </w:rPr>
      </w:pPr>
    </w:p>
    <w:p w14:paraId="4F8D21D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gulp.task('coreservices', function () {</w:t>
      </w:r>
    </w:p>
    <w:p w14:paraId="7457313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lastRenderedPageBreak/>
        <w:t xml:space="preserve">    return gulp.src('src/core/common/**/*')</w:t>
      </w:r>
    </w:p>
    <w:p w14:paraId="50088A4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72AD007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71F86E3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62A8ED7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.pipe(concat('core.services.js'))</w:t>
      </w:r>
    </w:p>
    <w:p w14:paraId="05AA3AE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6EA29FD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6FDBA2FF" w14:textId="77777777" w:rsidR="00F8773A" w:rsidRPr="00F8773A" w:rsidRDefault="00F8773A" w:rsidP="00F8773A">
      <w:pPr>
        <w:spacing w:before="0" w:after="0"/>
        <w:rPr>
          <w:rFonts w:ascii="Courier New" w:hAnsi="Courier New" w:cs="Courier New"/>
          <w:sz w:val="18"/>
          <w:szCs w:val="18"/>
        </w:rPr>
      </w:pPr>
    </w:p>
    <w:p w14:paraId="5808F60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gulp.task('routeconfig', function () {</w:t>
      </w:r>
    </w:p>
    <w:p w14:paraId="6AD2C82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gulp.src(['src/core/config/route.config.js', 'src/apps/**/route.config.js'])</w:t>
      </w:r>
    </w:p>
    <w:p w14:paraId="33554BB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6A45C91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1240B15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56DFB6E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.pipe(concat('route.config.js'))</w:t>
      </w:r>
    </w:p>
    <w:p w14:paraId="5F78E8D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3C89D5B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0ED914F1" w14:textId="77777777" w:rsidR="00F8773A" w:rsidRPr="00F8773A" w:rsidRDefault="00F8773A" w:rsidP="00F8773A">
      <w:pPr>
        <w:spacing w:before="0" w:after="0"/>
        <w:rPr>
          <w:rFonts w:ascii="Courier New" w:hAnsi="Courier New" w:cs="Courier New"/>
          <w:sz w:val="18"/>
          <w:szCs w:val="18"/>
        </w:rPr>
      </w:pPr>
    </w:p>
    <w:p w14:paraId="3905294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gulp.task('libs', function () {</w:t>
      </w:r>
    </w:p>
    <w:p w14:paraId="160C9C4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gulp.src(['bower_components/**/*.js'])</w:t>
      </w:r>
    </w:p>
    <w:p w14:paraId="7CD4E8D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0EF5B37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02F3703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5023E0F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.pipe(concat('libs.js'))</w:t>
      </w:r>
    </w:p>
    <w:p w14:paraId="0B7A436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.pipe(gulp.dest('dist/core/lib/'));</w:t>
      </w:r>
    </w:p>
    <w:p w14:paraId="6C7928A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7F186A46" w14:textId="77777777" w:rsidR="00F8773A" w:rsidRPr="00F8773A" w:rsidRDefault="00F8773A" w:rsidP="00F8773A">
      <w:pPr>
        <w:spacing w:before="0" w:after="0"/>
        <w:rPr>
          <w:rFonts w:ascii="Courier New" w:hAnsi="Courier New" w:cs="Courier New"/>
          <w:sz w:val="18"/>
          <w:szCs w:val="18"/>
        </w:rPr>
      </w:pPr>
    </w:p>
    <w:p w14:paraId="66B1EBD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gulp.task('uglifyalljs', function () {</w:t>
      </w:r>
    </w:p>
    <w:p w14:paraId="52B1DDB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//gulp.task('uglifyalljs', ['copy', 'coreservices', 'routeconfig', 'tscompile'], function () {</w:t>
      </w:r>
    </w:p>
    <w:p w14:paraId="0C9489C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gulp.src(['dist/**/*.js', '!/**/*.min.js', '!dist/core/lib/**/*', '!dist/core/common/**/*'], { base: 'dist/./' })</w:t>
      </w:r>
    </w:p>
    <w:p w14:paraId="39777E2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382E66B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67286E0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1512B93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.pipe(sourcemaps.init())</w:t>
      </w:r>
    </w:p>
    <w:p w14:paraId="0A57902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.pipe(newer('dist/./'))</w:t>
      </w:r>
    </w:p>
    <w:p w14:paraId="5C41EB9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.pipe(uglify())</w:t>
      </w:r>
    </w:p>
    <w:p w14:paraId="67F85F1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.pipe(rename({</w:t>
      </w:r>
    </w:p>
    <w:p w14:paraId="3E63ED2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extname: '.min.js'</w:t>
      </w:r>
    </w:p>
    <w:p w14:paraId="1A8D290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346B350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.pipe(sourcemaps.write('./'))</w:t>
      </w:r>
    </w:p>
    <w:p w14:paraId="0FDD23D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31B46C4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71A9FD8F" w14:textId="77777777" w:rsidR="00F8773A" w:rsidRPr="00F8773A" w:rsidRDefault="00F8773A" w:rsidP="00F8773A">
      <w:pPr>
        <w:spacing w:before="0" w:after="0"/>
        <w:rPr>
          <w:rFonts w:ascii="Courier New" w:hAnsi="Courier New" w:cs="Courier New"/>
          <w:sz w:val="18"/>
          <w:szCs w:val="18"/>
        </w:rPr>
      </w:pPr>
    </w:p>
    <w:p w14:paraId="2171522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gulp.task('minifycss', function () {</w:t>
      </w:r>
    </w:p>
    <w:p w14:paraId="1368AD8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gulp.src(['dist/**/*.css', '!dist/**/*.min.css', '!dist/core/lib/**/*'], { base: 'dist/./' })</w:t>
      </w:r>
    </w:p>
    <w:p w14:paraId="31D50ED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55A669C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6C34C8D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4008C56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.pipe(sourcemaps.init())</w:t>
      </w:r>
    </w:p>
    <w:p w14:paraId="2B88F0C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.pipe(minifycss())</w:t>
      </w:r>
    </w:p>
    <w:p w14:paraId="3F89FAA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.pipe(rename({</w:t>
      </w:r>
    </w:p>
    <w:p w14:paraId="2B60C16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extname: '.min.css'</w:t>
      </w:r>
    </w:p>
    <w:p w14:paraId="39E7D71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lastRenderedPageBreak/>
        <w:t xml:space="preserve">     }))</w:t>
      </w:r>
    </w:p>
    <w:p w14:paraId="0E329AC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.pipe(sourcemaps.write('./'))</w:t>
      </w:r>
    </w:p>
    <w:p w14:paraId="46691BA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4956176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06CCA66F" w14:textId="77777777" w:rsidR="00F8773A" w:rsidRPr="00F8773A" w:rsidRDefault="00F8773A" w:rsidP="00F8773A">
      <w:pPr>
        <w:spacing w:before="0" w:after="0"/>
        <w:rPr>
          <w:rFonts w:ascii="Courier New" w:hAnsi="Courier New" w:cs="Courier New"/>
          <w:sz w:val="18"/>
          <w:szCs w:val="18"/>
        </w:rPr>
      </w:pPr>
    </w:p>
    <w:p w14:paraId="7419A5E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gulp.task('minifyhtml', function () {</w:t>
      </w:r>
    </w:p>
    <w:p w14:paraId="16FE3D8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gulp.src(['dist/**/*.html', '!/**/*.min.html', '!dist/core/lib/**/*'], { base: 'dist/./' })</w:t>
      </w:r>
    </w:p>
    <w:p w14:paraId="328B16E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1CFB1C0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686EE62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0181179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.pipe(sourcemaps.init())</w:t>
      </w:r>
    </w:p>
    <w:p w14:paraId="50724A5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.pipe(minifyhtml())</w:t>
      </w:r>
    </w:p>
    <w:p w14:paraId="4B9A4FE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.pipe(rename({</w:t>
      </w:r>
    </w:p>
    <w:p w14:paraId="79F76E7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extname: '.min.html'</w:t>
      </w:r>
    </w:p>
    <w:p w14:paraId="24558B2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00C7E20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.pipe(sourcemaps.write('./'))</w:t>
      </w:r>
    </w:p>
    <w:p w14:paraId="0F3733B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53C788A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28D3966D" w14:textId="77777777" w:rsidR="00F8773A" w:rsidRPr="00F8773A" w:rsidRDefault="00F8773A" w:rsidP="00F8773A">
      <w:pPr>
        <w:spacing w:before="0" w:after="0"/>
        <w:rPr>
          <w:rFonts w:ascii="Courier New" w:hAnsi="Courier New" w:cs="Courier New"/>
          <w:sz w:val="18"/>
          <w:szCs w:val="18"/>
        </w:rPr>
      </w:pPr>
    </w:p>
    <w:p w14:paraId="583EA48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gulp.task('minifyimage', function () {</w:t>
      </w:r>
    </w:p>
    <w:p w14:paraId="763A62B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gulp.src(['dist/**/*.{png,jpg,gif,ico}', '!dist/core/lib/**/*.*', '!dist/core/css/**/*.*'])</w:t>
      </w:r>
    </w:p>
    <w:p w14:paraId="38EB30D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31BCD6C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348999F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1DE47F9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.pipe(imagemin({ progressive: true, optimizationLevel: 7, use: [pngquant()] }))</w:t>
      </w:r>
    </w:p>
    <w:p w14:paraId="6200463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3F92447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695A0BBB" w14:textId="77777777" w:rsidR="00F8773A" w:rsidRPr="00F8773A" w:rsidRDefault="00F8773A" w:rsidP="00F8773A">
      <w:pPr>
        <w:spacing w:before="0" w:after="0"/>
        <w:rPr>
          <w:rFonts w:ascii="Courier New" w:hAnsi="Courier New" w:cs="Courier New"/>
          <w:sz w:val="18"/>
          <w:szCs w:val="18"/>
        </w:rPr>
      </w:pPr>
    </w:p>
    <w:p w14:paraId="3E80F81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14:paraId="74BAB7E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Grunt configuration</w:t>
      </w:r>
    </w:p>
    <w:p w14:paraId="3A2D736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require('gulp-grunt')(gulp, {</w:t>
      </w:r>
    </w:p>
    <w:p w14:paraId="7CB02A1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These are the default options but included here for readability.</w:t>
      </w:r>
    </w:p>
    <w:p w14:paraId="0D4B12F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base: null,</w:t>
      </w:r>
    </w:p>
    <w:p w14:paraId="14225AB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prefix: 'grunt-',</w:t>
      </w:r>
    </w:p>
    <w:p w14:paraId="04FF6DB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verbose: false</w:t>
      </w:r>
    </w:p>
    <w:p w14:paraId="562188C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5F8A39E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14:paraId="54DD12F0" w14:textId="77777777" w:rsidR="00F8773A" w:rsidRPr="00F8773A" w:rsidRDefault="00F8773A" w:rsidP="00F8773A">
      <w:pPr>
        <w:spacing w:before="0" w:after="0"/>
        <w:rPr>
          <w:rFonts w:ascii="Courier New" w:hAnsi="Courier New" w:cs="Courier New"/>
          <w:sz w:val="18"/>
          <w:szCs w:val="18"/>
        </w:rPr>
      </w:pPr>
    </w:p>
    <w:p w14:paraId="402C52D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gulp.task('jshint', function () {</w:t>
      </w:r>
    </w:p>
    <w:p w14:paraId="7F739B4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//gulp.task('jshint', ['copy', 'tscompile'], function () {</w:t>
      </w:r>
    </w:p>
    <w:p w14:paraId="111A1A4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gulp.src(['./dist/**/*.js', '!dist/core/lib/**/*.*', '!**/*.min.js', '!dist/core/css/**/*.*'])</w:t>
      </w:r>
    </w:p>
    <w:p w14:paraId="316F54A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170EBD3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2B7CE1A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70EACB1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.pipe(jshint('.jshintrc'))</w:t>
      </w:r>
    </w:p>
    <w:p w14:paraId="7A7E2D5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.pipe(jshint.reporter(stylish))</w:t>
      </w:r>
    </w:p>
    <w:p w14:paraId="559F13F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.pipe(jshint.reporter('gulp-jshint-html-reporter', { filename: 'jshint-output.html' }))</w:t>
      </w:r>
    </w:p>
    <w:p w14:paraId="52CCBF3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13D0A9C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470EEAE0" w14:textId="77777777" w:rsidR="00F8773A" w:rsidRPr="00F8773A" w:rsidRDefault="00F8773A" w:rsidP="00F8773A">
      <w:pPr>
        <w:spacing w:before="0" w:after="0"/>
        <w:rPr>
          <w:rFonts w:ascii="Courier New" w:hAnsi="Courier New" w:cs="Courier New"/>
          <w:sz w:val="18"/>
          <w:szCs w:val="18"/>
        </w:rPr>
      </w:pPr>
    </w:p>
    <w:p w14:paraId="22555F34" w14:textId="77777777" w:rsidR="00F8773A" w:rsidRPr="00F8773A" w:rsidRDefault="00F8773A" w:rsidP="00F8773A">
      <w:pPr>
        <w:spacing w:before="0" w:after="0"/>
        <w:rPr>
          <w:rFonts w:ascii="Courier New" w:hAnsi="Courier New" w:cs="Courier New"/>
          <w:sz w:val="18"/>
          <w:szCs w:val="18"/>
        </w:rPr>
      </w:pPr>
    </w:p>
    <w:p w14:paraId="403220D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lastRenderedPageBreak/>
        <w:t>gulp.task('tscompile', function () {</w:t>
      </w:r>
    </w:p>
    <w:p w14:paraId="5E228E8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gulp.src(['./dist/**/*.ts', '!dist/core/lib/**/*.*', '!dist/core/css/**/*.*'])</w:t>
      </w:r>
    </w:p>
    <w:p w14:paraId="6EC1BFC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19E6479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3255956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185205B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.pipe(sourcemaps.init())</w:t>
      </w:r>
    </w:p>
    <w:p w14:paraId="1DB2CB4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.pipe(ts({</w:t>
      </w:r>
    </w:p>
    <w:p w14:paraId="6F2DFFD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target: 'ES5',</w:t>
      </w:r>
    </w:p>
    <w:p w14:paraId="52BBF3A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declarationFiles: false,</w:t>
      </w:r>
    </w:p>
    <w:p w14:paraId="0F7E475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noExternalResolve: true</w:t>
      </w:r>
    </w:p>
    <w:p w14:paraId="7A82FAD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0DDDF31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.pipe(rename({ extname: '.js' }))</w:t>
      </w:r>
    </w:p>
    <w:p w14:paraId="16C3328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59769DA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368B722D" w14:textId="77777777" w:rsidR="00F8773A" w:rsidRPr="00F8773A" w:rsidRDefault="00F8773A" w:rsidP="00F8773A">
      <w:pPr>
        <w:spacing w:before="0" w:after="0"/>
        <w:rPr>
          <w:rFonts w:ascii="Courier New" w:hAnsi="Courier New" w:cs="Courier New"/>
          <w:sz w:val="18"/>
          <w:szCs w:val="18"/>
        </w:rPr>
      </w:pPr>
    </w:p>
    <w:p w14:paraId="1EA80603" w14:textId="77777777" w:rsidR="00F8773A" w:rsidRPr="00F8773A" w:rsidRDefault="00F8773A" w:rsidP="00F8773A">
      <w:pPr>
        <w:spacing w:before="0" w:after="0"/>
        <w:rPr>
          <w:rFonts w:ascii="Courier New" w:hAnsi="Courier New" w:cs="Courier New"/>
          <w:sz w:val="18"/>
          <w:szCs w:val="18"/>
        </w:rPr>
      </w:pPr>
    </w:p>
    <w:p w14:paraId="2EFB568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gulp.task('tslint', function () {</w:t>
      </w:r>
    </w:p>
    <w:p w14:paraId="7B32CCF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return gulp.src(['./dist/**/*.ts', '!dist/core/lib/**/*.*', '!dist/core/css/**/*.*'])</w:t>
      </w:r>
    </w:p>
    <w:p w14:paraId="66EEC0E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706A4FC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39836F8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025AF0D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.pipe(tslint())</w:t>
      </w:r>
    </w:p>
    <w:p w14:paraId="75D6AE5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.pipe(tslint.report('verbose', {</w:t>
      </w:r>
    </w:p>
    <w:p w14:paraId="47EC177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emitError: false,</w:t>
      </w:r>
    </w:p>
    <w:p w14:paraId="474C9CA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sort: true,</w:t>
      </w:r>
    </w:p>
    <w:p w14:paraId="6123630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bell: true</w:t>
      </w:r>
    </w:p>
    <w:p w14:paraId="259AD6A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402915E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033A7EAA" w14:textId="77777777" w:rsidR="00F8773A" w:rsidRPr="00F8773A" w:rsidRDefault="00F8773A" w:rsidP="00F8773A">
      <w:pPr>
        <w:spacing w:before="0" w:after="0"/>
        <w:rPr>
          <w:rFonts w:ascii="Courier New" w:hAnsi="Courier New" w:cs="Courier New"/>
          <w:sz w:val="18"/>
          <w:szCs w:val="18"/>
        </w:rPr>
      </w:pPr>
    </w:p>
    <w:p w14:paraId="7619EC4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gulp.task('sass', function () {</w:t>
      </w:r>
    </w:p>
    <w:p w14:paraId="5B89C27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gulp.src('./dist/**/*.scss', { base: 'dist/./' })</w:t>
      </w:r>
    </w:p>
    <w:p w14:paraId="4EF7722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.pipe(plumber({</w:t>
      </w:r>
    </w:p>
    <w:p w14:paraId="05E3313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errorHandler: onError</w:t>
      </w:r>
    </w:p>
    <w:p w14:paraId="77E3C5C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7828138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.pipe(sass())</w:t>
      </w:r>
    </w:p>
    <w:p w14:paraId="3481010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.pipe(gulp.dest('dist/./'));</w:t>
      </w:r>
    </w:p>
    <w:p w14:paraId="54110FD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2D993140" w14:textId="77777777" w:rsidR="00F8773A" w:rsidRPr="00F8773A" w:rsidRDefault="00F8773A" w:rsidP="00F8773A">
      <w:pPr>
        <w:spacing w:before="0" w:after="0"/>
        <w:rPr>
          <w:rFonts w:ascii="Courier New" w:hAnsi="Courier New" w:cs="Courier New"/>
          <w:sz w:val="18"/>
          <w:szCs w:val="18"/>
        </w:rPr>
      </w:pPr>
    </w:p>
    <w:p w14:paraId="69033A0A" w14:textId="77777777" w:rsidR="00F8773A" w:rsidRPr="00F8773A" w:rsidRDefault="00F8773A" w:rsidP="00F8773A">
      <w:pPr>
        <w:spacing w:before="0" w:after="0"/>
        <w:rPr>
          <w:rFonts w:ascii="Courier New" w:hAnsi="Courier New" w:cs="Courier New"/>
          <w:sz w:val="18"/>
          <w:szCs w:val="18"/>
        </w:rPr>
      </w:pPr>
    </w:p>
    <w:p w14:paraId="3BD6910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14:paraId="3185F1D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Default Task</w:t>
      </w:r>
    </w:p>
    <w:p w14:paraId="7A9B7F1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14:paraId="3A67D28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gulp.task('default', function () {</w:t>
      </w:r>
    </w:p>
    <w:p w14:paraId="3C05376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runSequence('annotate', 'clean-dist', 'copy',</w:t>
      </w:r>
    </w:p>
    <w:p w14:paraId="2F2C200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['coreservices', 'routeconfig', 'libs', 'minifyhtml', 'minifyimage'</w:t>
      </w:r>
    </w:p>
    <w:p w14:paraId="4AD54E5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'grunt-merge-json:menu', 'jshint', 'tscompile', 'tslint', 'sass'],</w:t>
      </w:r>
    </w:p>
    <w:p w14:paraId="742B100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['uglifyalljs', 'minifycss']);</w:t>
      </w:r>
    </w:p>
    <w:p w14:paraId="3312039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552113EB" w14:textId="77777777" w:rsidR="00F8773A" w:rsidRDefault="00F8773A" w:rsidP="00F8773A"/>
    <w:p w14:paraId="71060A91" w14:textId="77777777" w:rsidR="00F8773A" w:rsidRPr="00F8773A" w:rsidRDefault="00F8773A" w:rsidP="00F8773A">
      <w:r w:rsidRPr="00F8773A">
        <w:t>Gruntfile.js</w:t>
      </w:r>
    </w:p>
    <w:p w14:paraId="0FD0419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lastRenderedPageBreak/>
        <w:t>module.exports = function (grunt) {</w:t>
      </w:r>
    </w:p>
    <w:p w14:paraId="4371A48F" w14:textId="77777777" w:rsidR="00F8773A" w:rsidRPr="00F8773A" w:rsidRDefault="00F8773A" w:rsidP="00F8773A">
      <w:pPr>
        <w:spacing w:before="0" w:after="0"/>
        <w:rPr>
          <w:rFonts w:ascii="Courier New" w:hAnsi="Courier New" w:cs="Courier New"/>
          <w:sz w:val="18"/>
          <w:szCs w:val="18"/>
        </w:rPr>
      </w:pPr>
    </w:p>
    <w:p w14:paraId="79C2E63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grunt.initConfig({</w:t>
      </w:r>
    </w:p>
    <w:p w14:paraId="4506341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distFolder: 'dist',</w:t>
      </w:r>
    </w:p>
    <w:p w14:paraId="1A08BF5B" w14:textId="77777777" w:rsidR="00F8773A" w:rsidRPr="00F8773A" w:rsidRDefault="00F8773A" w:rsidP="00F8773A">
      <w:pPr>
        <w:spacing w:before="0" w:after="0"/>
        <w:rPr>
          <w:rFonts w:ascii="Courier New" w:hAnsi="Courier New" w:cs="Courier New"/>
          <w:sz w:val="18"/>
          <w:szCs w:val="18"/>
        </w:rPr>
      </w:pPr>
    </w:p>
    <w:p w14:paraId="5CA1C29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pkg: grunt.file.readJSON('package.json'),</w:t>
      </w:r>
    </w:p>
    <w:p w14:paraId="44B35EC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"merge-json": {</w:t>
      </w:r>
    </w:p>
    <w:p w14:paraId="30486B36" w14:textId="77777777" w:rsidR="00F8773A" w:rsidRPr="00F8773A" w:rsidRDefault="00F8773A" w:rsidP="00F8773A">
      <w:pPr>
        <w:spacing w:before="0" w:after="0"/>
        <w:rPr>
          <w:rFonts w:ascii="Courier New" w:hAnsi="Courier New" w:cs="Courier New"/>
          <w:sz w:val="18"/>
          <w:szCs w:val="18"/>
        </w:rPr>
      </w:pPr>
    </w:p>
    <w:p w14:paraId="6545CBC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menu: {</w:t>
      </w:r>
    </w:p>
    <w:p w14:paraId="41A8B23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src: ['src/apps/**/menu.json.txt'],</w:t>
      </w:r>
    </w:p>
    <w:p w14:paraId="7FC8F48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dest: '&lt;%= distFolder %&gt;/menu.json.txt',</w:t>
      </w:r>
    </w:p>
    <w:p w14:paraId="5B59495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0B5E687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3FDB68D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5F52BDE0" w14:textId="77777777" w:rsidR="00F8773A" w:rsidRPr="00F8773A" w:rsidRDefault="00F8773A" w:rsidP="00F8773A">
      <w:pPr>
        <w:spacing w:before="0" w:after="0"/>
        <w:rPr>
          <w:rFonts w:ascii="Courier New" w:hAnsi="Courier New" w:cs="Courier New"/>
          <w:sz w:val="18"/>
          <w:szCs w:val="18"/>
        </w:rPr>
      </w:pPr>
    </w:p>
    <w:p w14:paraId="044B212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Load modules, register tasks</w:t>
      </w:r>
    </w:p>
    <w:p w14:paraId="51449D4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grunt.loadNpmTasks('grunt-merge-json');</w:t>
      </w:r>
    </w:p>
    <w:p w14:paraId="50529624" w14:textId="77777777" w:rsidR="00F8773A" w:rsidRPr="00F8773A" w:rsidRDefault="00F8773A" w:rsidP="00F8773A">
      <w:pPr>
        <w:spacing w:before="0" w:after="0"/>
        <w:rPr>
          <w:rFonts w:ascii="Courier New" w:hAnsi="Courier New" w:cs="Courier New"/>
          <w:sz w:val="18"/>
          <w:szCs w:val="18"/>
        </w:rPr>
      </w:pPr>
    </w:p>
    <w:p w14:paraId="0B56CBC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1BD37B70" w14:textId="77777777" w:rsidR="00F8773A" w:rsidRDefault="00F8773A" w:rsidP="00395AD2">
      <w:pPr>
        <w:rPr>
          <w:rFonts w:ascii="Courier New" w:hAnsi="Courier New" w:cs="Courier New"/>
          <w:sz w:val="18"/>
          <w:szCs w:val="18"/>
        </w:rPr>
      </w:pPr>
    </w:p>
    <w:p w14:paraId="1B3346BD" w14:textId="77777777" w:rsidR="00F8773A" w:rsidRPr="00F8773A" w:rsidRDefault="00F8773A" w:rsidP="00F8773A">
      <w:r w:rsidRPr="00F8773A">
        <w:t>.jshintrc</w:t>
      </w:r>
    </w:p>
    <w:p w14:paraId="192D8C5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036DAA9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"bitwise": true,</w:t>
      </w:r>
    </w:p>
    <w:p w14:paraId="21372E0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"camelcase": true,</w:t>
      </w:r>
    </w:p>
    <w:p w14:paraId="5CEE09C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"curly": true,</w:t>
      </w:r>
    </w:p>
    <w:p w14:paraId="32F9F07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"eqeqeq": true,</w:t>
      </w:r>
    </w:p>
    <w:p w14:paraId="398A983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"es3": false,</w:t>
      </w:r>
    </w:p>
    <w:p w14:paraId="14FD418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"forin": true,</w:t>
      </w:r>
    </w:p>
    <w:p w14:paraId="52C8AF7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"freeze": true,</w:t>
      </w:r>
    </w:p>
    <w:p w14:paraId="77FF472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"immed": true,</w:t>
      </w:r>
    </w:p>
    <w:p w14:paraId="1758CF5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"indent": 4,</w:t>
      </w:r>
    </w:p>
    <w:p w14:paraId="4516734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"latedef": "nofunc",</w:t>
      </w:r>
    </w:p>
    <w:p w14:paraId="09503EC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"newcap": true,</w:t>
      </w:r>
    </w:p>
    <w:p w14:paraId="6684708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"noarg": true,</w:t>
      </w:r>
    </w:p>
    <w:p w14:paraId="01DD623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"noempty": true,</w:t>
      </w:r>
    </w:p>
    <w:p w14:paraId="250D2E1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"nonbsp": true,</w:t>
      </w:r>
    </w:p>
    <w:p w14:paraId="05AE3A5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"nonew": true,</w:t>
      </w:r>
    </w:p>
    <w:p w14:paraId="08001FF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"plusplus": false,</w:t>
      </w:r>
    </w:p>
    <w:p w14:paraId="07D7788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"quotmark": "single",</w:t>
      </w:r>
    </w:p>
    <w:p w14:paraId="7037FAE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"undef": true,</w:t>
      </w:r>
    </w:p>
    <w:p w14:paraId="2EA0852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"unused": false,</w:t>
      </w:r>
    </w:p>
    <w:p w14:paraId="5F20BC9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"strict": false,</w:t>
      </w:r>
    </w:p>
    <w:p w14:paraId="05EF2EF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"maxparams": 10,</w:t>
      </w:r>
    </w:p>
    <w:p w14:paraId="43E9923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"maxdepth": 5,</w:t>
      </w:r>
    </w:p>
    <w:p w14:paraId="729B5C0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"maxstatements": 40,</w:t>
      </w:r>
    </w:p>
    <w:p w14:paraId="4D26C27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"maxcomplexity": 8,</w:t>
      </w:r>
    </w:p>
    <w:p w14:paraId="62FF89E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"maxlen": 120,</w:t>
      </w:r>
    </w:p>
    <w:p w14:paraId="00594220" w14:textId="77777777" w:rsidR="00F8773A" w:rsidRPr="00F8773A" w:rsidRDefault="00F8773A" w:rsidP="00F8773A">
      <w:pPr>
        <w:spacing w:before="0" w:after="0"/>
        <w:rPr>
          <w:rFonts w:ascii="Courier New" w:hAnsi="Courier New" w:cs="Courier New"/>
          <w:sz w:val="18"/>
          <w:szCs w:val="18"/>
        </w:rPr>
      </w:pPr>
    </w:p>
    <w:p w14:paraId="7B4A80B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"asi": false,</w:t>
      </w:r>
    </w:p>
    <w:p w14:paraId="7439DEE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"boss": false,</w:t>
      </w:r>
    </w:p>
    <w:p w14:paraId="6B2A138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"debug": false,</w:t>
      </w:r>
    </w:p>
    <w:p w14:paraId="483BC50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"eqnull": true,</w:t>
      </w:r>
    </w:p>
    <w:p w14:paraId="3802BD8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lastRenderedPageBreak/>
        <w:t xml:space="preserve">    "esnext": false,</w:t>
      </w:r>
    </w:p>
    <w:p w14:paraId="5C2D433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"evil": false,</w:t>
      </w:r>
    </w:p>
    <w:p w14:paraId="4F78CC7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"expr": false,</w:t>
      </w:r>
    </w:p>
    <w:p w14:paraId="68495E4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"funcscope": false,</w:t>
      </w:r>
    </w:p>
    <w:p w14:paraId="61B3A51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"globalstrict": false,</w:t>
      </w:r>
    </w:p>
    <w:p w14:paraId="43D1132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"iterator": false,</w:t>
      </w:r>
    </w:p>
    <w:p w14:paraId="46D8E16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"lastsemic": false,</w:t>
      </w:r>
    </w:p>
    <w:p w14:paraId="094B767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"laxbreak": false,</w:t>
      </w:r>
    </w:p>
    <w:p w14:paraId="2F0CBBD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"laxcomma": false,</w:t>
      </w:r>
    </w:p>
    <w:p w14:paraId="168E6C8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"loopfunc": true,</w:t>
      </w:r>
    </w:p>
    <w:p w14:paraId="70E5B5C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"maxerr": false,</w:t>
      </w:r>
    </w:p>
    <w:p w14:paraId="377B8B7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"moz": false,</w:t>
      </w:r>
    </w:p>
    <w:p w14:paraId="19A2AEA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"multistr": false,</w:t>
      </w:r>
    </w:p>
    <w:p w14:paraId="1112DC4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"notypeof": false,</w:t>
      </w:r>
    </w:p>
    <w:p w14:paraId="1B99CF63"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"proto": false,</w:t>
      </w:r>
    </w:p>
    <w:p w14:paraId="76B5CDE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"scripturl": false,</w:t>
      </w:r>
    </w:p>
    <w:p w14:paraId="37A8CE9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"shadow": false,</w:t>
      </w:r>
    </w:p>
    <w:p w14:paraId="620A4F3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"sub": true,</w:t>
      </w:r>
    </w:p>
    <w:p w14:paraId="408D10E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"supernew": false,</w:t>
      </w:r>
    </w:p>
    <w:p w14:paraId="7ECF0CD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"validthis": false,</w:t>
      </w:r>
    </w:p>
    <w:p w14:paraId="682B9B0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"noyield": false,</w:t>
      </w:r>
    </w:p>
    <w:p w14:paraId="6BE6FAA3" w14:textId="77777777" w:rsidR="00F8773A" w:rsidRPr="00F8773A" w:rsidRDefault="00F8773A" w:rsidP="00F8773A">
      <w:pPr>
        <w:spacing w:before="0" w:after="0"/>
        <w:rPr>
          <w:rFonts w:ascii="Courier New" w:hAnsi="Courier New" w:cs="Courier New"/>
          <w:sz w:val="18"/>
          <w:szCs w:val="18"/>
        </w:rPr>
      </w:pPr>
    </w:p>
    <w:p w14:paraId="172A27A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"browser": true,</w:t>
      </w:r>
    </w:p>
    <w:p w14:paraId="474086B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"node": true,</w:t>
      </w:r>
    </w:p>
    <w:p w14:paraId="117BF74A" w14:textId="77777777" w:rsidR="00F8773A" w:rsidRPr="00F8773A" w:rsidRDefault="00F8773A" w:rsidP="00F8773A">
      <w:pPr>
        <w:spacing w:before="0" w:after="0"/>
        <w:rPr>
          <w:rFonts w:ascii="Courier New" w:hAnsi="Courier New" w:cs="Courier New"/>
          <w:sz w:val="18"/>
          <w:szCs w:val="18"/>
        </w:rPr>
      </w:pPr>
    </w:p>
    <w:p w14:paraId="5BCA943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"globals": {</w:t>
      </w:r>
    </w:p>
    <w:p w14:paraId="05A4127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"angular": false,</w:t>
      </w:r>
    </w:p>
    <w:p w14:paraId="0266147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false</w:t>
      </w:r>
    </w:p>
    <w:p w14:paraId="212BBE8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2639C5D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1168D1A8" w14:textId="77777777" w:rsidR="00F8773A" w:rsidRDefault="00F8773A" w:rsidP="00395AD2">
      <w:pPr>
        <w:rPr>
          <w:rFonts w:ascii="Courier New" w:hAnsi="Courier New" w:cs="Courier New"/>
          <w:sz w:val="18"/>
          <w:szCs w:val="18"/>
        </w:rPr>
      </w:pPr>
    </w:p>
    <w:p w14:paraId="7D3FE51B" w14:textId="77777777" w:rsidR="00F8773A" w:rsidRPr="00F8773A" w:rsidRDefault="00F8773A" w:rsidP="00F8773A">
      <w:r w:rsidRPr="00F8773A">
        <w:t>tslint.json</w:t>
      </w:r>
    </w:p>
    <w:p w14:paraId="17453D2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56482D9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"rules": {</w:t>
      </w:r>
    </w:p>
    <w:p w14:paraId="2A095EE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"class-name": true,</w:t>
      </w:r>
    </w:p>
    <w:p w14:paraId="4489CEF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"curly": true,</w:t>
      </w:r>
    </w:p>
    <w:p w14:paraId="75D5521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"eofline": false,</w:t>
      </w:r>
    </w:p>
    <w:p w14:paraId="13BB01F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"forin": true,</w:t>
      </w:r>
    </w:p>
    <w:p w14:paraId="084730D5"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"indent": [true, 4],</w:t>
      </w:r>
    </w:p>
    <w:p w14:paraId="2E29158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"label-position": true,</w:t>
      </w:r>
    </w:p>
    <w:p w14:paraId="792B8DB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"label-undefined": true,</w:t>
      </w:r>
    </w:p>
    <w:p w14:paraId="16E8B61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"max-line-length": [true, 140],</w:t>
      </w:r>
    </w:p>
    <w:p w14:paraId="789E801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"no-arg": true,</w:t>
      </w:r>
    </w:p>
    <w:p w14:paraId="73A42C1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"no-bitwise": true,</w:t>
      </w:r>
    </w:p>
    <w:p w14:paraId="7C3BA05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"no-console": [true,</w:t>
      </w:r>
    </w:p>
    <w:p w14:paraId="1683999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"debug",</w:t>
      </w:r>
    </w:p>
    <w:p w14:paraId="51A87AF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"info",</w:t>
      </w:r>
    </w:p>
    <w:p w14:paraId="4783382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"time",</w:t>
      </w:r>
    </w:p>
    <w:p w14:paraId="100D9D1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"timeEnd",</w:t>
      </w:r>
    </w:p>
    <w:p w14:paraId="754F3C6F"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"trace"</w:t>
      </w:r>
    </w:p>
    <w:p w14:paraId="7BCE756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3A7B76E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"no-construct": true,</w:t>
      </w:r>
    </w:p>
    <w:p w14:paraId="2D8CEDC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lastRenderedPageBreak/>
        <w:t xml:space="preserve">        "no-debugger": true,</w:t>
      </w:r>
    </w:p>
    <w:p w14:paraId="1289F8A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"no-duplicate-key": true,</w:t>
      </w:r>
    </w:p>
    <w:p w14:paraId="5214FBF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"no-duplicate-variable": true,</w:t>
      </w:r>
    </w:p>
    <w:p w14:paraId="0A129EF4"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"no-empty": true,</w:t>
      </w:r>
    </w:p>
    <w:p w14:paraId="0768ABE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"no-eval": true,</w:t>
      </w:r>
    </w:p>
    <w:p w14:paraId="55980F7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"no-imports": true,</w:t>
      </w:r>
    </w:p>
    <w:p w14:paraId="459631C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"no-string-literal": false,</w:t>
      </w:r>
    </w:p>
    <w:p w14:paraId="2E01830E"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"no-trailing-comma": true,</w:t>
      </w:r>
    </w:p>
    <w:p w14:paraId="0B0D740D"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"no-trailing-whitespace": true,</w:t>
      </w:r>
    </w:p>
    <w:p w14:paraId="1E29C089"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"no-unused-variable": false,</w:t>
      </w:r>
    </w:p>
    <w:p w14:paraId="42CC08E2"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"no-unreachable": true,</w:t>
      </w:r>
    </w:p>
    <w:p w14:paraId="287D9A06"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"no-use-before-declare": true,</w:t>
      </w:r>
    </w:p>
    <w:p w14:paraId="758A9C7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"one-line": [true,</w:t>
      </w:r>
    </w:p>
    <w:p w14:paraId="61A060B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"check-open-brace",</w:t>
      </w:r>
    </w:p>
    <w:p w14:paraId="60ABE370"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"check-catch",</w:t>
      </w:r>
    </w:p>
    <w:p w14:paraId="3D41230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"check-else",</w:t>
      </w:r>
    </w:p>
    <w:p w14:paraId="06EA314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"check-whitespace"</w:t>
      </w:r>
    </w:p>
    <w:p w14:paraId="6171CAF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6584FCF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"quotemark": [true, "single"],</w:t>
      </w:r>
    </w:p>
    <w:p w14:paraId="39EA4EC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"radix": true,</w:t>
      </w:r>
    </w:p>
    <w:p w14:paraId="6CDCEC1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"semicolon": true,</w:t>
      </w:r>
    </w:p>
    <w:p w14:paraId="725A8A0B"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"triple-equals": [true, "allow-null-check"],</w:t>
      </w:r>
    </w:p>
    <w:p w14:paraId="166EB7B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"variable-name": false,</w:t>
      </w:r>
    </w:p>
    <w:p w14:paraId="308ABAB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"whitespace": [true,</w:t>
      </w:r>
    </w:p>
    <w:p w14:paraId="552A43D7"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"check-branch",</w:t>
      </w:r>
    </w:p>
    <w:p w14:paraId="517979E1"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"check-decl",</w:t>
      </w:r>
    </w:p>
    <w:p w14:paraId="3C45805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"check-operator",</w:t>
      </w:r>
    </w:p>
    <w:p w14:paraId="515A182C"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"check-separator"</w:t>
      </w:r>
    </w:p>
    <w:p w14:paraId="085E2628"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1EEA7BAA" w14:textId="77777777"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14:paraId="2496E5E7" w14:textId="77777777"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14:paraId="4BFE8AC9" w14:textId="77777777" w:rsidR="00F8773A" w:rsidRPr="00395AD2" w:rsidRDefault="00F8773A" w:rsidP="00F8773A"/>
    <w:p w14:paraId="7F1F1FE0" w14:textId="23801EC6" w:rsidR="00314279" w:rsidRDefault="009B395E" w:rsidP="00314279">
      <w:pPr>
        <w:pStyle w:val="Heading2"/>
      </w:pPr>
      <w:r>
        <w:t>GULP Tutorial Part 1</w:t>
      </w:r>
      <w:del w:id="271" w:author="Nandita" w:date="2015-06-26T13:11:00Z">
        <w:r w:rsidR="00936B24" w:rsidDel="00A57030">
          <w:delText>6</w:delText>
        </w:r>
      </w:del>
      <w:ins w:id="272" w:author="Nandita" w:date="2015-06-26T13:11:00Z">
        <w:r w:rsidR="00A57030">
          <w:t>4</w:t>
        </w:r>
      </w:ins>
      <w:r>
        <w:t xml:space="preserve"> – </w:t>
      </w:r>
      <w:r w:rsidR="00314279">
        <w:t>Watch</w:t>
      </w:r>
    </w:p>
    <w:p w14:paraId="6816D2ED" w14:textId="22EC6590" w:rsidR="00D76278" w:rsidRDefault="00037CEA" w:rsidP="009C6FFA">
      <w:r>
        <w:t>Running the default task for Gulp, with all our tasks included, will consume more CPU and time than is required</w:t>
      </w:r>
      <w:r w:rsidR="00482450">
        <w:t xml:space="preserve"> during development</w:t>
      </w:r>
      <w:r w:rsidR="00E86809">
        <w:t xml:space="preserve"> where files are change</w:t>
      </w:r>
      <w:ins w:id="273" w:author="Nandita" w:date="2015-06-26T12:31:00Z">
        <w:r w:rsidR="00E603DA">
          <w:t>d</w:t>
        </w:r>
      </w:ins>
      <w:del w:id="274" w:author="Nandita" w:date="2015-06-26T12:31:00Z">
        <w:r w:rsidR="00E86809" w:rsidDel="00E603DA">
          <w:delText>s</w:delText>
        </w:r>
      </w:del>
      <w:r w:rsidR="00E86809">
        <w:t xml:space="preserve"> one at </w:t>
      </w:r>
      <w:ins w:id="275" w:author="Nandita" w:date="2015-06-26T18:10:00Z">
        <w:r w:rsidR="007C7968">
          <w:t xml:space="preserve">a </w:t>
        </w:r>
      </w:ins>
      <w:r w:rsidR="00E86809">
        <w:t>time</w:t>
      </w:r>
      <w:r>
        <w:t>.  For dealing with</w:t>
      </w:r>
      <w:r w:rsidR="00E86809">
        <w:t xml:space="preserve"> individual</w:t>
      </w:r>
      <w:r>
        <w:t xml:space="preserve"> files as they change</w:t>
      </w:r>
      <w:ins w:id="276" w:author="Nandita" w:date="2015-06-26T12:42:00Z">
        <w:r w:rsidR="00E96C1C">
          <w:t>,</w:t>
        </w:r>
      </w:ins>
      <w:r>
        <w:t xml:space="preserve"> we can use the Watch plugin.</w:t>
      </w:r>
    </w:p>
    <w:p w14:paraId="4EA6C65B" w14:textId="4261BA94" w:rsidR="00482450" w:rsidRDefault="00037CEA" w:rsidP="009C6FFA">
      <w:r>
        <w:t xml:space="preserve">When the </w:t>
      </w:r>
      <w:ins w:id="277" w:author="Nandita" w:date="2015-06-26T12:44:00Z">
        <w:r w:rsidR="0083004A">
          <w:t>W</w:t>
        </w:r>
      </w:ins>
      <w:del w:id="278" w:author="Nandita" w:date="2015-06-26T12:44:00Z">
        <w:r w:rsidDel="0083004A">
          <w:delText>w</w:delText>
        </w:r>
      </w:del>
      <w:r>
        <w:t>atch is triggered</w:t>
      </w:r>
      <w:ins w:id="279" w:author="Nandita" w:date="2015-06-26T12:42:00Z">
        <w:r w:rsidR="00E96C1C">
          <w:t>,</w:t>
        </w:r>
      </w:ins>
      <w:r>
        <w:t xml:space="preserve"> </w:t>
      </w:r>
      <w:r w:rsidR="00E86809" w:rsidRPr="00E86809">
        <w:rPr>
          <w:rFonts w:ascii="Courier New" w:hAnsi="Courier New" w:cs="Courier New"/>
        </w:rPr>
        <w:t>gulp.watch</w:t>
      </w:r>
      <w:r w:rsidR="00E86809">
        <w:t xml:space="preserve"> tasks execute.</w:t>
      </w:r>
      <w:r w:rsidR="00482450">
        <w:t xml:space="preserve"> </w:t>
      </w:r>
    </w:p>
    <w:p w14:paraId="6F147F5A" w14:textId="77777777" w:rsidR="00482450" w:rsidRDefault="00482450" w:rsidP="00083403"/>
    <w:p w14:paraId="006687ED" w14:textId="77777777" w:rsidR="00083403" w:rsidRPr="00E86809" w:rsidRDefault="00E86809" w:rsidP="00083403">
      <w:pPr>
        <w:rPr>
          <w:b/>
        </w:rPr>
      </w:pPr>
      <w:r w:rsidRPr="00E86809">
        <w:rPr>
          <w:b/>
        </w:rPr>
        <w:t>From the command-line install</w:t>
      </w:r>
    </w:p>
    <w:p w14:paraId="787935AF" w14:textId="77777777" w:rsidR="00083403" w:rsidRDefault="00083403" w:rsidP="00FB4015">
      <w:pPr>
        <w:rPr>
          <w:rFonts w:ascii="Courier New" w:hAnsi="Courier New" w:cs="Courier New"/>
        </w:rPr>
      </w:pPr>
      <w:r w:rsidRPr="001323C0">
        <w:rPr>
          <w:rFonts w:ascii="Courier New" w:hAnsi="Courier New" w:cs="Courier New"/>
        </w:rPr>
        <w:t>npm install gulp-</w:t>
      </w:r>
      <w:r>
        <w:rPr>
          <w:rFonts w:ascii="Courier New" w:hAnsi="Courier New" w:cs="Courier New"/>
        </w:rPr>
        <w:t>watch</w:t>
      </w:r>
      <w:r w:rsidRPr="001323C0">
        <w:rPr>
          <w:rFonts w:ascii="Courier New" w:hAnsi="Courier New" w:cs="Courier New"/>
        </w:rPr>
        <w:t xml:space="preserve"> --save-dev</w:t>
      </w:r>
    </w:p>
    <w:p w14:paraId="5D0D6951" w14:textId="77777777" w:rsidR="00083403" w:rsidRDefault="00083403" w:rsidP="00083403"/>
    <w:p w14:paraId="668E427B" w14:textId="0B68CCBC" w:rsidR="00083403" w:rsidRPr="00E86809" w:rsidRDefault="00E86809" w:rsidP="00083403">
      <w:pPr>
        <w:rPr>
          <w:b/>
        </w:rPr>
      </w:pPr>
      <w:r w:rsidRPr="00E86809">
        <w:rPr>
          <w:b/>
        </w:rPr>
        <w:t xml:space="preserve">Add the module to the </w:t>
      </w:r>
      <w:ins w:id="280" w:author="Nandita" w:date="2015-06-26T12:42:00Z">
        <w:r w:rsidR="00E96C1C">
          <w:rPr>
            <w:b/>
          </w:rPr>
          <w:t>G</w:t>
        </w:r>
      </w:ins>
      <w:del w:id="281" w:author="Nandita" w:date="2015-06-26T12:42:00Z">
        <w:r w:rsidRPr="00E86809" w:rsidDel="00E96C1C">
          <w:rPr>
            <w:b/>
          </w:rPr>
          <w:delText>g</w:delText>
        </w:r>
      </w:del>
      <w:r w:rsidRPr="00E86809">
        <w:rPr>
          <w:b/>
        </w:rPr>
        <w:t>ulp file</w:t>
      </w:r>
    </w:p>
    <w:p w14:paraId="7A9964C3" w14:textId="77777777" w:rsidR="00083403" w:rsidRDefault="00083403" w:rsidP="00FB4015">
      <w:r w:rsidRPr="000A3B49">
        <w:rPr>
          <w:rFonts w:ascii="Courier New" w:hAnsi="Courier New" w:cs="Courier New"/>
        </w:rPr>
        <w:t xml:space="preserve">, </w:t>
      </w:r>
      <w:r w:rsidR="000C2AF9">
        <w:rPr>
          <w:rFonts w:ascii="Courier New" w:hAnsi="Courier New" w:cs="Courier New"/>
        </w:rPr>
        <w:t>watch</w:t>
      </w:r>
      <w:r w:rsidRPr="000A3B49">
        <w:rPr>
          <w:rFonts w:ascii="Courier New" w:hAnsi="Courier New" w:cs="Courier New"/>
        </w:rPr>
        <w:t xml:space="preserve"> = require('gulp-</w:t>
      </w:r>
      <w:r w:rsidR="000C2AF9">
        <w:rPr>
          <w:rFonts w:ascii="Courier New" w:hAnsi="Courier New" w:cs="Courier New"/>
        </w:rPr>
        <w:t>watch</w:t>
      </w:r>
      <w:r w:rsidRPr="000A3B49">
        <w:rPr>
          <w:rFonts w:ascii="Courier New" w:hAnsi="Courier New" w:cs="Courier New"/>
        </w:rPr>
        <w:t>')</w:t>
      </w:r>
    </w:p>
    <w:p w14:paraId="69BB853F" w14:textId="77777777" w:rsidR="00083403" w:rsidRDefault="00083403" w:rsidP="00083403"/>
    <w:p w14:paraId="59F3BE31" w14:textId="4E82F939" w:rsidR="00083403" w:rsidRPr="00E86809" w:rsidRDefault="00E86809" w:rsidP="00083403">
      <w:pPr>
        <w:rPr>
          <w:b/>
        </w:rPr>
      </w:pPr>
      <w:r w:rsidRPr="00E86809">
        <w:rPr>
          <w:b/>
        </w:rPr>
        <w:t xml:space="preserve">Add the task to the </w:t>
      </w:r>
      <w:ins w:id="282" w:author="Nandita" w:date="2015-06-26T12:42:00Z">
        <w:r w:rsidR="00E96C1C">
          <w:rPr>
            <w:b/>
          </w:rPr>
          <w:t>G</w:t>
        </w:r>
      </w:ins>
      <w:del w:id="283" w:author="Nandita" w:date="2015-06-26T12:42:00Z">
        <w:r w:rsidRPr="00E86809" w:rsidDel="00E96C1C">
          <w:rPr>
            <w:b/>
          </w:rPr>
          <w:delText>g</w:delText>
        </w:r>
      </w:del>
      <w:r w:rsidRPr="00E86809">
        <w:rPr>
          <w:b/>
        </w:rPr>
        <w:t>ulp file</w:t>
      </w:r>
    </w:p>
    <w:p w14:paraId="76D444C0" w14:textId="119FF100" w:rsidR="00C44BB6" w:rsidRDefault="00BB6DD8" w:rsidP="00C44BB6">
      <w:r>
        <w:t>The “watch” task is large and uses many other tasks</w:t>
      </w:r>
      <w:ins w:id="284" w:author="Nandita" w:date="2015-06-26T12:43:00Z">
        <w:r w:rsidR="00E96C1C">
          <w:t>,</w:t>
        </w:r>
      </w:ins>
      <w:r>
        <w:t xml:space="preserve"> so I place it at the bottom of the file so it is separate.</w:t>
      </w:r>
    </w:p>
    <w:p w14:paraId="485E699E"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gulp.task('watch', function () {</w:t>
      </w:r>
    </w:p>
    <w:p w14:paraId="6906B394" w14:textId="77777777" w:rsidR="00C44BB6" w:rsidRPr="00C44BB6" w:rsidRDefault="00C44BB6" w:rsidP="00C44BB6">
      <w:pPr>
        <w:spacing w:before="0" w:after="0"/>
        <w:rPr>
          <w:rFonts w:ascii="Courier New" w:hAnsi="Courier New" w:cs="Courier New"/>
          <w:sz w:val="16"/>
          <w:szCs w:val="16"/>
        </w:rPr>
      </w:pPr>
    </w:p>
    <w:p w14:paraId="41242529"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22B25B0E"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Watching JS files</w:t>
      </w:r>
    </w:p>
    <w:p w14:paraId="2F5BF4AA"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75C5E9A8"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Copy all files except *.js files.</w:t>
      </w:r>
    </w:p>
    <w:p w14:paraId="44A1D24F"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gulp.watch(['src/**/*', '!src/**/*.js', '!bower_components/**.*'], function () { runSequence('copy'); });</w:t>
      </w:r>
    </w:p>
    <w:p w14:paraId="0F0DF958" w14:textId="77777777" w:rsidR="00C44BB6" w:rsidRPr="00C44BB6" w:rsidRDefault="00C44BB6" w:rsidP="00C44BB6">
      <w:pPr>
        <w:spacing w:before="0" w:after="0"/>
        <w:rPr>
          <w:rFonts w:ascii="Courier New" w:hAnsi="Courier New" w:cs="Courier New"/>
          <w:sz w:val="16"/>
          <w:szCs w:val="16"/>
        </w:rPr>
      </w:pPr>
    </w:p>
    <w:p w14:paraId="262353E0"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Annotates and copies *.js files</w:t>
      </w:r>
    </w:p>
    <w:p w14:paraId="345586FA"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gulp.watch(['src/**/*.js',</w:t>
      </w:r>
    </w:p>
    <w:p w14:paraId="5027ED0D"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'!src/core/config/route.config.js', '!src/apps/**/route.config.js',</w:t>
      </w:r>
    </w:p>
    <w:p w14:paraId="26BDE976"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'!bower_components/**/*.js'], function () { runSequence('watch:annotate', 'copy'); });</w:t>
      </w:r>
    </w:p>
    <w:p w14:paraId="5EB21042" w14:textId="77777777" w:rsidR="00C44BB6" w:rsidRPr="00C44BB6" w:rsidRDefault="00C44BB6" w:rsidP="00C44BB6">
      <w:pPr>
        <w:spacing w:before="0" w:after="0"/>
        <w:rPr>
          <w:rFonts w:ascii="Courier New" w:hAnsi="Courier New" w:cs="Courier New"/>
          <w:sz w:val="16"/>
          <w:szCs w:val="16"/>
        </w:rPr>
      </w:pPr>
    </w:p>
    <w:p w14:paraId="70269D40"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routeConfig file changes.</w:t>
      </w:r>
    </w:p>
    <w:p w14:paraId="146B81F6"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gulp.watch(['src/core/config/route.config.js', 'src/apps/**/route.config.js'], function () { runSequence('routeconfig'); });</w:t>
      </w:r>
    </w:p>
    <w:p w14:paraId="7B656872" w14:textId="77777777" w:rsidR="00C44BB6" w:rsidRPr="00C44BB6" w:rsidRDefault="00C44BB6" w:rsidP="00C44BB6">
      <w:pPr>
        <w:spacing w:before="0" w:after="0"/>
        <w:rPr>
          <w:rFonts w:ascii="Courier New" w:hAnsi="Courier New" w:cs="Courier New"/>
          <w:sz w:val="16"/>
          <w:szCs w:val="16"/>
        </w:rPr>
      </w:pPr>
    </w:p>
    <w:p w14:paraId="7C64D273"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Uglify JS files</w:t>
      </w:r>
    </w:p>
    <w:p w14:paraId="42EA7B7D"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gulp.watch(['dist/**/*.js', '!dist/**/*.min.js', '!dist/core/lib/**/*', '!dist/core/common/**/*'], function () { runSequence('uglifyalljs'); });</w:t>
      </w:r>
    </w:p>
    <w:p w14:paraId="38905209" w14:textId="77777777" w:rsidR="00C44BB6" w:rsidRPr="00C44BB6" w:rsidRDefault="00C44BB6" w:rsidP="00C44BB6">
      <w:pPr>
        <w:spacing w:before="0" w:after="0"/>
        <w:rPr>
          <w:rFonts w:ascii="Courier New" w:hAnsi="Courier New" w:cs="Courier New"/>
          <w:sz w:val="16"/>
          <w:szCs w:val="16"/>
        </w:rPr>
      </w:pPr>
    </w:p>
    <w:p w14:paraId="13A80521" w14:textId="77777777" w:rsidR="00C44BB6" w:rsidRPr="00C44BB6" w:rsidRDefault="00C44BB6" w:rsidP="00C44BB6">
      <w:pPr>
        <w:spacing w:before="0" w:after="0"/>
        <w:rPr>
          <w:rFonts w:ascii="Courier New" w:hAnsi="Courier New" w:cs="Courier New"/>
          <w:sz w:val="16"/>
          <w:szCs w:val="16"/>
        </w:rPr>
      </w:pPr>
    </w:p>
    <w:p w14:paraId="2FD97F02"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45EA3629"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Watching Bower components</w:t>
      </w:r>
    </w:p>
    <w:p w14:paraId="452C92D8"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        </w:t>
      </w:r>
    </w:p>
    <w:p w14:paraId="5A0A3B0A"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gulp.watch(['bower_components/**/*.js'], function () { runSequence('libs'); });</w:t>
      </w:r>
    </w:p>
    <w:p w14:paraId="5587CEEA"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TODO: Add other bower component types like css, scss and images</w:t>
      </w:r>
    </w:p>
    <w:p w14:paraId="5619D081" w14:textId="77777777" w:rsidR="00C44BB6" w:rsidRPr="00C44BB6" w:rsidRDefault="00C44BB6" w:rsidP="00C44BB6">
      <w:pPr>
        <w:spacing w:before="0" w:after="0"/>
        <w:rPr>
          <w:rFonts w:ascii="Courier New" w:hAnsi="Courier New" w:cs="Courier New"/>
          <w:sz w:val="16"/>
          <w:szCs w:val="16"/>
        </w:rPr>
      </w:pPr>
    </w:p>
    <w:p w14:paraId="3760DB7A" w14:textId="77777777" w:rsidR="00C44BB6" w:rsidRPr="00C44BB6" w:rsidRDefault="00C44BB6" w:rsidP="00C44BB6">
      <w:pPr>
        <w:spacing w:before="0" w:after="0"/>
        <w:rPr>
          <w:rFonts w:ascii="Courier New" w:hAnsi="Courier New" w:cs="Courier New"/>
          <w:sz w:val="16"/>
          <w:szCs w:val="16"/>
        </w:rPr>
      </w:pPr>
    </w:p>
    <w:p w14:paraId="19D09F67"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73800237"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Watching css and scss files</w:t>
      </w:r>
    </w:p>
    <w:p w14:paraId="10E1E2FB"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44CD7958"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gulp.watch(['dist/**/*.css', '!dist/**/*.min.css', '!dist/core/lib/**/*'], function () { runSequence('minifycss'); });</w:t>
      </w:r>
    </w:p>
    <w:p w14:paraId="19B50DB9"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gulp.watch(['dist/**/*.scss', '!dist/core/lib/**/*'], function () { runSequence('sass'); });</w:t>
      </w:r>
    </w:p>
    <w:p w14:paraId="51DC2322" w14:textId="77777777" w:rsidR="00C44BB6" w:rsidRPr="00C44BB6" w:rsidRDefault="00C44BB6" w:rsidP="00C44BB6">
      <w:pPr>
        <w:spacing w:before="0" w:after="0"/>
        <w:rPr>
          <w:rFonts w:ascii="Courier New" w:hAnsi="Courier New" w:cs="Courier New"/>
          <w:sz w:val="16"/>
          <w:szCs w:val="16"/>
        </w:rPr>
      </w:pPr>
    </w:p>
    <w:p w14:paraId="053CC0A6"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06B745FF"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Watching TypeScript files</w:t>
      </w:r>
    </w:p>
    <w:p w14:paraId="40050920"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1C3BE107"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gulp.watch(['dist/**/*.ts', '!dist/core/lib/**/*.*', '!dist/core/css/**/*.*'], function () { runSequence('tscompile'); });</w:t>
      </w:r>
    </w:p>
    <w:p w14:paraId="40347933" w14:textId="77777777" w:rsidR="00C44BB6" w:rsidRPr="00C44BB6" w:rsidRDefault="00C44BB6" w:rsidP="00C44BB6">
      <w:pPr>
        <w:spacing w:before="0" w:after="0"/>
        <w:rPr>
          <w:rFonts w:ascii="Courier New" w:hAnsi="Courier New" w:cs="Courier New"/>
          <w:sz w:val="16"/>
          <w:szCs w:val="16"/>
        </w:rPr>
      </w:pPr>
    </w:p>
    <w:p w14:paraId="381A6116"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670B4E60"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 - Execute linters</w:t>
      </w:r>
    </w:p>
    <w:p w14:paraId="37CA9A5C"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72907AF5"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gulp.watch(['dist/**/*.ts', '!dist/core/lib/**/*.*', '!dist/core/css/**/*.*'], function () { runSequence('tslint'); });</w:t>
      </w:r>
    </w:p>
    <w:p w14:paraId="2BCA0A68"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//gulp.watch(['dist/**/*.js', '!dist/core/lib/**/*.*', '!dist/**/*.min.js', '!dist/core/css/**/*.*'], function() { runSequence('jshint'); });</w:t>
      </w:r>
    </w:p>
    <w:p w14:paraId="00FE05F0" w14:textId="77777777" w:rsidR="00C44BB6" w:rsidRPr="00C44BB6" w:rsidRDefault="00C44BB6" w:rsidP="00C44BB6">
      <w:pPr>
        <w:spacing w:before="0" w:after="0"/>
        <w:rPr>
          <w:rFonts w:ascii="Courier New" w:hAnsi="Courier New" w:cs="Courier New"/>
          <w:sz w:val="16"/>
          <w:szCs w:val="16"/>
        </w:rPr>
      </w:pPr>
    </w:p>
    <w:p w14:paraId="2C36669C" w14:textId="77777777" w:rsidR="00C44BB6" w:rsidRPr="00C44BB6" w:rsidRDefault="00C44BB6" w:rsidP="00C44BB6">
      <w:pPr>
        <w:spacing w:before="0" w:after="0"/>
        <w:rPr>
          <w:rFonts w:ascii="Courier New" w:hAnsi="Courier New" w:cs="Courier New"/>
          <w:sz w:val="16"/>
          <w:szCs w:val="16"/>
        </w:rPr>
      </w:pPr>
    </w:p>
    <w:p w14:paraId="3E0B3EC6"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gulp.watch(['dist/**/*.js', '!dist/core/lib/**/*.*', '!dist/**/*.min.js', '!dist/core/css/**/*.*'], ['jshint']);</w:t>
      </w:r>
    </w:p>
    <w:p w14:paraId="5073F793" w14:textId="77777777" w:rsidR="00C44BB6" w:rsidRPr="00C44BB6" w:rsidRDefault="00C44BB6" w:rsidP="00C44BB6">
      <w:pPr>
        <w:spacing w:before="0" w:after="0"/>
        <w:rPr>
          <w:rFonts w:ascii="Courier New" w:hAnsi="Courier New" w:cs="Courier New"/>
          <w:sz w:val="16"/>
          <w:szCs w:val="16"/>
        </w:rPr>
      </w:pPr>
    </w:p>
    <w:p w14:paraId="0BEDA90F"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377B5215"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Watching image files</w:t>
      </w:r>
    </w:p>
    <w:p w14:paraId="1108BADC"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14:paraId="16F54B7D"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unable to get this watch to ever notice a file changed.  This will be handled on the initial build.</w:t>
      </w:r>
    </w:p>
    <w:p w14:paraId="5B5DAB69" w14:textId="77777777"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//gulp.watch(['dist/**/*.{png,jpg,gif,ico}', '!dist/core/lib/**/*.*', '!dist/core/css/**/*.*'], function() { runSequence('minifyimage'); });</w:t>
      </w:r>
    </w:p>
    <w:p w14:paraId="3385D368" w14:textId="77777777" w:rsidR="00C44BB6" w:rsidRPr="00C44BB6" w:rsidRDefault="00C44BB6" w:rsidP="00C44BB6">
      <w:pPr>
        <w:spacing w:before="0" w:after="0"/>
        <w:rPr>
          <w:rFonts w:ascii="Courier New" w:hAnsi="Courier New" w:cs="Courier New"/>
          <w:sz w:val="16"/>
          <w:szCs w:val="16"/>
        </w:rPr>
      </w:pPr>
    </w:p>
    <w:p w14:paraId="300C04B7" w14:textId="77777777" w:rsidR="00BB6DD8"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w:t>
      </w:r>
    </w:p>
    <w:p w14:paraId="581DA257" w14:textId="77777777" w:rsidR="004C3C28" w:rsidRDefault="004C3C28" w:rsidP="00964714">
      <w:pPr>
        <w:rPr>
          <w:rFonts w:ascii="Courier New" w:hAnsi="Courier New" w:cs="Courier New"/>
          <w:sz w:val="18"/>
          <w:szCs w:val="18"/>
        </w:rPr>
      </w:pPr>
    </w:p>
    <w:p w14:paraId="03E9D6D9" w14:textId="574BF743" w:rsidR="004C3C28" w:rsidRPr="00E86809" w:rsidRDefault="00E86809" w:rsidP="004C3C28">
      <w:pPr>
        <w:rPr>
          <w:b/>
        </w:rPr>
      </w:pPr>
      <w:r w:rsidRPr="00E86809">
        <w:rPr>
          <w:b/>
        </w:rPr>
        <w:t xml:space="preserve">Add </w:t>
      </w:r>
      <w:r>
        <w:rPr>
          <w:b/>
        </w:rPr>
        <w:t>another</w:t>
      </w:r>
      <w:r w:rsidRPr="00E86809">
        <w:rPr>
          <w:b/>
        </w:rPr>
        <w:t xml:space="preserve"> task to the </w:t>
      </w:r>
      <w:ins w:id="285" w:author="Nandita" w:date="2015-06-26T12:43:00Z">
        <w:r w:rsidR="0083004A">
          <w:rPr>
            <w:b/>
          </w:rPr>
          <w:t>G</w:t>
        </w:r>
      </w:ins>
      <w:del w:id="286" w:author="Nandita" w:date="2015-06-26T12:43:00Z">
        <w:r w:rsidRPr="00E86809" w:rsidDel="0083004A">
          <w:rPr>
            <w:b/>
          </w:rPr>
          <w:delText>g</w:delText>
        </w:r>
      </w:del>
      <w:r w:rsidRPr="00E86809">
        <w:rPr>
          <w:b/>
        </w:rPr>
        <w:t>ulp file</w:t>
      </w:r>
    </w:p>
    <w:p w14:paraId="3CE4043F" w14:textId="1859A6D3" w:rsidR="004C3C28" w:rsidRDefault="004C3C28" w:rsidP="004C3C28">
      <w:r>
        <w:t xml:space="preserve">Also add this supporting </w:t>
      </w:r>
      <w:ins w:id="287" w:author="Nandita" w:date="2015-06-26T12:43:00Z">
        <w:r w:rsidR="0083004A">
          <w:t>W</w:t>
        </w:r>
      </w:ins>
      <w:del w:id="288" w:author="Nandita" w:date="2015-06-26T12:43:00Z">
        <w:r w:rsidDel="0083004A">
          <w:delText>w</w:delText>
        </w:r>
      </w:del>
      <w:r>
        <w:t xml:space="preserve">atch task.  This </w:t>
      </w:r>
      <w:commentRangeStart w:id="289"/>
      <w:r>
        <w:t xml:space="preserve">helped </w:t>
      </w:r>
      <w:commentRangeEnd w:id="289"/>
      <w:r w:rsidR="007C7968">
        <w:rPr>
          <w:rStyle w:val="CommentReference"/>
        </w:rPr>
        <w:commentReference w:id="289"/>
      </w:r>
      <w:r>
        <w:t>improve performance with the “newer” plugin.</w:t>
      </w:r>
    </w:p>
    <w:p w14:paraId="1283AE52"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14:paraId="60C33390"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Watch specific tasks.  This is to support the use of newer.</w:t>
      </w:r>
    </w:p>
    <w:p w14:paraId="3B9E08DC"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14:paraId="38C6A8D4"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gulp.task('watch:annotate', function () {</w:t>
      </w:r>
    </w:p>
    <w:p w14:paraId="38479CBD"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return gulp.src(['src/index.controller.js', 'src/core/**/*.js', 'src/apps/**/*.js', '!src/core/lib/**/*', '!/**/*.min.js'], { base: 'src/./' })</w:t>
      </w:r>
    </w:p>
    <w:p w14:paraId="2E54E2B1"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.pipe(plumber({</w:t>
      </w:r>
    </w:p>
    <w:p w14:paraId="09896696"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errorHandler: onError</w:t>
      </w:r>
    </w:p>
    <w:p w14:paraId="77314A80"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
    <w:p w14:paraId="390411AD"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.pipe(newer('src/./'))</w:t>
      </w:r>
    </w:p>
    <w:p w14:paraId="6C26F961"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.pipe(ngAnnotate())</w:t>
      </w:r>
    </w:p>
    <w:p w14:paraId="2E39EEC8"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.pipe(gulp.dest('src/./'));</w:t>
      </w:r>
    </w:p>
    <w:p w14:paraId="7F8A41E6"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14:paraId="760F0D30" w14:textId="77777777" w:rsidR="004C3C28" w:rsidRDefault="004C3C28" w:rsidP="00964714">
      <w:pPr>
        <w:rPr>
          <w:rFonts w:ascii="Courier New" w:hAnsi="Courier New" w:cs="Courier New"/>
          <w:sz w:val="18"/>
          <w:szCs w:val="18"/>
        </w:rPr>
      </w:pPr>
    </w:p>
    <w:p w14:paraId="3A79D55C" w14:textId="77777777" w:rsidR="00E86809" w:rsidRPr="00E86809" w:rsidRDefault="00E86809" w:rsidP="00E86809">
      <w:pPr>
        <w:rPr>
          <w:b/>
        </w:rPr>
      </w:pPr>
      <w:r w:rsidRPr="00E86809">
        <w:rPr>
          <w:b/>
        </w:rPr>
        <w:t>Add the new task to the default task</w:t>
      </w:r>
    </w:p>
    <w:p w14:paraId="6EFB0C0D" w14:textId="1F6C94EE" w:rsidR="004C3C28" w:rsidRDefault="004C3C28" w:rsidP="004C3C28">
      <w:r>
        <w:t xml:space="preserve">Add the new “watch” task to the default task.  The default task will execute all the tasks in the sequence specified by the runSequence function.  The last task run is the </w:t>
      </w:r>
      <w:ins w:id="290" w:author="Nandita" w:date="2015-06-26T12:51:00Z">
        <w:r w:rsidR="00DD0FC5">
          <w:t>W</w:t>
        </w:r>
      </w:ins>
      <w:del w:id="291" w:author="Nandita" w:date="2015-06-26T12:51:00Z">
        <w:r w:rsidDel="00DD0FC5">
          <w:delText>w</w:delText>
        </w:r>
      </w:del>
      <w:r>
        <w:t xml:space="preserve">atch task which contains </w:t>
      </w:r>
      <w:del w:id="292" w:author="Nandita" w:date="2015-06-26T18:11:00Z">
        <w:r w:rsidDel="00A20C7E">
          <w:delText xml:space="preserve">ten </w:delText>
        </w:r>
      </w:del>
      <w:ins w:id="293" w:author="Nandita" w:date="2015-06-26T18:11:00Z">
        <w:r w:rsidR="00A20C7E">
          <w:t xml:space="preserve">10 </w:t>
        </w:r>
      </w:ins>
      <w:r>
        <w:t xml:space="preserve">individual </w:t>
      </w:r>
      <w:ins w:id="294" w:author="Nandita" w:date="2015-06-26T12:51:00Z">
        <w:r w:rsidR="00DD0FC5">
          <w:t>W</w:t>
        </w:r>
      </w:ins>
      <w:del w:id="295" w:author="Nandita" w:date="2015-06-26T12:51:00Z">
        <w:r w:rsidDel="00DD0FC5">
          <w:delText>w</w:delText>
        </w:r>
      </w:del>
      <w:r>
        <w:t>atch tasks.  This time, when you run the Gulp default task, the command line will not return control to you.  To break out of this</w:t>
      </w:r>
      <w:ins w:id="296" w:author="Nandita" w:date="2015-06-26T12:51:00Z">
        <w:r w:rsidR="00DD0FC5">
          <w:t>,</w:t>
        </w:r>
      </w:ins>
      <w:r>
        <w:t xml:space="preserve"> press CTRL + C and then answer the prompt with “y”.</w:t>
      </w:r>
    </w:p>
    <w:p w14:paraId="300A4290"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gulp.task('default', function () {</w:t>
      </w:r>
    </w:p>
    <w:p w14:paraId="14A86143"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runSequence('annotate', 'clean-dist', 'copy',</w:t>
      </w:r>
    </w:p>
    <w:p w14:paraId="1AA7FDBE"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['coreservices', 'routeconfig', 'libs', 'minifyhtml', 'minifyimage'</w:t>
      </w:r>
    </w:p>
    <w:p w14:paraId="39BE108E"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'grunt-merge-json:menu', 'jshint', 'tscompile', 'tslint', 'sass']</w:t>
      </w:r>
    </w:p>
    <w:p w14:paraId="4B8DE9B5"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['uglifyalljs', 'minifycss']</w:t>
      </w:r>
    </w:p>
    <w:p w14:paraId="1E4BA198"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r w:rsidRPr="00E86809">
        <w:rPr>
          <w:rFonts w:ascii="Courier New" w:hAnsi="Courier New" w:cs="Courier New"/>
          <w:b/>
          <w:sz w:val="20"/>
        </w:rPr>
        <w:t>,'watch'</w:t>
      </w:r>
      <w:r w:rsidRPr="004C3C28">
        <w:rPr>
          <w:rFonts w:ascii="Courier New" w:hAnsi="Courier New" w:cs="Courier New"/>
          <w:sz w:val="20"/>
        </w:rPr>
        <w:t>);</w:t>
      </w:r>
    </w:p>
    <w:p w14:paraId="5682F9B7" w14:textId="77777777"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14:paraId="79B2D5D7" w14:textId="77777777" w:rsidR="004C3C28" w:rsidRDefault="004C3C28" w:rsidP="00964714">
      <w:pPr>
        <w:rPr>
          <w:rFonts w:ascii="Courier New" w:hAnsi="Courier New" w:cs="Courier New"/>
          <w:sz w:val="18"/>
          <w:szCs w:val="18"/>
        </w:rPr>
      </w:pPr>
    </w:p>
    <w:p w14:paraId="5CC29CAE" w14:textId="77777777" w:rsidR="00083403" w:rsidRPr="00E86809" w:rsidRDefault="00C64552" w:rsidP="00964714">
      <w:pPr>
        <w:rPr>
          <w:b/>
        </w:rPr>
      </w:pPr>
      <w:r w:rsidRPr="00E86809">
        <w:rPr>
          <w:b/>
        </w:rPr>
        <w:t>Run the default</w:t>
      </w:r>
      <w:r w:rsidR="00083403" w:rsidRPr="00E86809">
        <w:rPr>
          <w:b/>
        </w:rPr>
        <w:t xml:space="preserve"> task</w:t>
      </w:r>
    </w:p>
    <w:p w14:paraId="3101978D" w14:textId="77777777" w:rsidR="00083403" w:rsidRPr="0034390B" w:rsidRDefault="00C64552" w:rsidP="00083403">
      <w:pPr>
        <w:rPr>
          <w:rFonts w:ascii="Courier New" w:hAnsi="Courier New" w:cs="Courier New"/>
        </w:rPr>
      </w:pPr>
      <w:r>
        <w:rPr>
          <w:rFonts w:ascii="Courier New" w:hAnsi="Courier New" w:cs="Courier New"/>
        </w:rPr>
        <w:lastRenderedPageBreak/>
        <w:t>gulp</w:t>
      </w:r>
    </w:p>
    <w:p w14:paraId="251FDBFC" w14:textId="77777777" w:rsidR="00F25114" w:rsidRDefault="004C3C28" w:rsidP="009C6FFA">
      <w:r>
        <w:rPr>
          <w:noProof/>
        </w:rPr>
        <w:drawing>
          <wp:inline distT="0" distB="0" distL="0" distR="0" wp14:anchorId="7DEC2AD7" wp14:editId="68346720">
            <wp:extent cx="6448425" cy="7267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48425" cy="7267575"/>
                    </a:xfrm>
                    <a:prstGeom prst="rect">
                      <a:avLst/>
                    </a:prstGeom>
                  </pic:spPr>
                </pic:pic>
              </a:graphicData>
            </a:graphic>
          </wp:inline>
        </w:drawing>
      </w:r>
    </w:p>
    <w:p w14:paraId="52470B44" w14:textId="77777777" w:rsidR="00C078E0" w:rsidRDefault="00C078E0" w:rsidP="009C6FFA"/>
    <w:p w14:paraId="0A881CCD" w14:textId="7A130689" w:rsidR="004C3C28" w:rsidRDefault="004C3C28" w:rsidP="009C6FFA">
      <w:r>
        <w:lastRenderedPageBreak/>
        <w:t xml:space="preserve">If you modify any files the </w:t>
      </w:r>
      <w:ins w:id="297" w:author="Nandita" w:date="2015-06-26T12:52:00Z">
        <w:r w:rsidR="00DD0FC5">
          <w:t>W</w:t>
        </w:r>
      </w:ins>
      <w:del w:id="298" w:author="Nandita" w:date="2015-06-26T12:52:00Z">
        <w:r w:rsidDel="00DD0FC5">
          <w:delText>w</w:delText>
        </w:r>
      </w:del>
      <w:r>
        <w:t>atch is configured to watch</w:t>
      </w:r>
      <w:ins w:id="299" w:author="Nandita" w:date="2015-06-26T12:52:00Z">
        <w:r w:rsidR="00DD0FC5">
          <w:t>,</w:t>
        </w:r>
      </w:ins>
      <w:r>
        <w:t xml:space="preserve"> then you’ll see tasks run.</w:t>
      </w:r>
    </w:p>
    <w:p w14:paraId="22C5A9EF" w14:textId="46EEBC1E" w:rsidR="004C3C28" w:rsidRDefault="00E92D8C" w:rsidP="009C6FFA">
      <w:r>
        <w:t>Here is what happen</w:t>
      </w:r>
      <w:ins w:id="300" w:author="Nandita" w:date="2015-06-26T12:52:00Z">
        <w:r w:rsidR="00DD0FC5">
          <w:t>s</w:t>
        </w:r>
      </w:ins>
      <w:r>
        <w:t xml:space="preserve"> after changing the </w:t>
      </w:r>
      <w:r w:rsidRPr="00E92D8C">
        <w:rPr>
          <w:rFonts w:ascii="Courier New" w:hAnsi="Courier New" w:cs="Courier New"/>
        </w:rPr>
        <w:t>index.controller.js</w:t>
      </w:r>
      <w:r>
        <w:t xml:space="preserve"> file.</w:t>
      </w:r>
    </w:p>
    <w:p w14:paraId="1414F7EA" w14:textId="77777777" w:rsidR="00C078E0" w:rsidRDefault="00E92D8C" w:rsidP="009C6FFA">
      <w:r>
        <w:rPr>
          <w:noProof/>
        </w:rPr>
        <w:lastRenderedPageBreak/>
        <w:drawing>
          <wp:inline distT="0" distB="0" distL="0" distR="0" wp14:anchorId="3D651B8E" wp14:editId="6ADEE3C3">
            <wp:extent cx="6448425" cy="806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48425" cy="8067675"/>
                    </a:xfrm>
                    <a:prstGeom prst="rect">
                      <a:avLst/>
                    </a:prstGeom>
                  </pic:spPr>
                </pic:pic>
              </a:graphicData>
            </a:graphic>
          </wp:inline>
        </w:drawing>
      </w:r>
    </w:p>
    <w:p w14:paraId="0377876E" w14:textId="77777777" w:rsidR="00C078E0" w:rsidRDefault="00E92D8C" w:rsidP="009C6FFA">
      <w:r>
        <w:lastRenderedPageBreak/>
        <w:t xml:space="preserve">First the </w:t>
      </w:r>
      <w:r w:rsidRPr="00B65C72">
        <w:rPr>
          <w:rFonts w:ascii="Courier New" w:hAnsi="Courier New" w:cs="Courier New"/>
        </w:rPr>
        <w:t>annotate</w:t>
      </w:r>
      <w:r>
        <w:t xml:space="preserve"> task </w:t>
      </w:r>
      <w:r w:rsidR="00E86809">
        <w:t>runs</w:t>
      </w:r>
      <w:r>
        <w:t xml:space="preserve"> against the changed JavaScript code.  Then the file </w:t>
      </w:r>
      <w:r w:rsidR="00E86809">
        <w:t>is</w:t>
      </w:r>
      <w:r>
        <w:t xml:space="preserve"> copied to the </w:t>
      </w:r>
      <w:r w:rsidRPr="00B65C72">
        <w:rPr>
          <w:rFonts w:ascii="Courier New" w:hAnsi="Courier New" w:cs="Courier New"/>
        </w:rPr>
        <w:t>dist</w:t>
      </w:r>
      <w:r>
        <w:t xml:space="preserve"> folder and minified by the </w:t>
      </w:r>
      <w:r w:rsidRPr="00B65C72">
        <w:rPr>
          <w:rFonts w:ascii="Courier New" w:hAnsi="Courier New" w:cs="Courier New"/>
        </w:rPr>
        <w:t>uglifyalljs</w:t>
      </w:r>
      <w:r>
        <w:t xml:space="preserve"> task.  Finally the JavaScript code is linted with the </w:t>
      </w:r>
      <w:r w:rsidRPr="00E92D8C">
        <w:rPr>
          <w:rFonts w:ascii="Courier New" w:hAnsi="Courier New" w:cs="Courier New"/>
        </w:rPr>
        <w:t>jshint</w:t>
      </w:r>
      <w:r>
        <w:t xml:space="preserve"> task.</w:t>
      </w:r>
    </w:p>
    <w:p w14:paraId="1B933C03" w14:textId="77777777" w:rsidR="0053687C" w:rsidRDefault="0053687C" w:rsidP="0053687C"/>
    <w:p w14:paraId="7A7209A4" w14:textId="4ADF5A71" w:rsidR="00D754B4" w:rsidRPr="00D754B4" w:rsidRDefault="00D754B4" w:rsidP="0053687C">
      <w:pPr>
        <w:rPr>
          <w:b/>
        </w:rPr>
      </w:pPr>
      <w:r w:rsidRPr="00D754B4">
        <w:rPr>
          <w:b/>
        </w:rPr>
        <w:t xml:space="preserve">Tutorial </w:t>
      </w:r>
      <w:ins w:id="301" w:author="Nandita" w:date="2015-06-26T12:52:00Z">
        <w:r w:rsidR="00DD0FC5">
          <w:rPr>
            <w:b/>
          </w:rPr>
          <w:t>e</w:t>
        </w:r>
      </w:ins>
      <w:del w:id="302" w:author="Nandita" w:date="2015-06-26T12:52:00Z">
        <w:r w:rsidRPr="00D754B4" w:rsidDel="00DD0FC5">
          <w:rPr>
            <w:b/>
          </w:rPr>
          <w:delText>E</w:delText>
        </w:r>
      </w:del>
      <w:r w:rsidRPr="00D754B4">
        <w:rPr>
          <w:b/>
        </w:rPr>
        <w:t xml:space="preserve">nd </w:t>
      </w:r>
      <w:ins w:id="303" w:author="Nandita" w:date="2015-06-26T12:53:00Z">
        <w:r w:rsidR="00DD0FC5">
          <w:rPr>
            <w:b/>
          </w:rPr>
          <w:t>r</w:t>
        </w:r>
      </w:ins>
      <w:del w:id="304" w:author="Nandita" w:date="2015-06-26T12:52:00Z">
        <w:r w:rsidRPr="00D754B4" w:rsidDel="00DD0FC5">
          <w:rPr>
            <w:b/>
          </w:rPr>
          <w:delText>R</w:delText>
        </w:r>
      </w:del>
      <w:r w:rsidRPr="00D754B4">
        <w:rPr>
          <w:b/>
        </w:rPr>
        <w:t>esult</w:t>
      </w:r>
    </w:p>
    <w:p w14:paraId="03E8CE85" w14:textId="37F20D49" w:rsidR="00D754B4" w:rsidRDefault="00DD0FC5" w:rsidP="0053687C">
      <w:ins w:id="305" w:author="Nandita" w:date="2015-06-26T12:52:00Z">
        <w:r>
          <w:t>The c</w:t>
        </w:r>
      </w:ins>
      <w:del w:id="306" w:author="Nandita" w:date="2015-06-26T12:52:00Z">
        <w:r w:rsidR="00D754B4" w:rsidDel="00DD0FC5">
          <w:delText>C</w:delText>
        </w:r>
      </w:del>
      <w:r w:rsidR="00D754B4">
        <w:t xml:space="preserve">ompleted code for this tutorial can be found </w:t>
      </w:r>
      <w:del w:id="307" w:author="Nandita" w:date="2015-06-26T12:52:00Z">
        <w:r w:rsidR="00D754B4" w:rsidDel="00DD0FC5">
          <w:delText xml:space="preserve">at </w:delText>
        </w:r>
      </w:del>
      <w:r w:rsidR="00E86809">
        <w:t>here</w:t>
      </w:r>
      <w:del w:id="308" w:author="Nandita" w:date="2015-06-26T12:52:00Z">
        <w:r w:rsidR="00E86809" w:rsidDel="00DD0FC5">
          <w:delText>.</w:delText>
        </w:r>
      </w:del>
    </w:p>
    <w:p w14:paraId="15477433" w14:textId="77777777" w:rsidR="00D754B4" w:rsidRDefault="009032BC" w:rsidP="0053687C">
      <w:hyperlink r:id="rId67" w:history="1">
        <w:r w:rsidR="00D754B4" w:rsidRPr="00A035F1">
          <w:rPr>
            <w:rStyle w:val="Hyperlink"/>
          </w:rPr>
          <w:t>https://github.com/MashupJS/gulp-tutorial-end-result</w:t>
        </w:r>
      </w:hyperlink>
    </w:p>
    <w:p w14:paraId="71417E9F" w14:textId="77777777" w:rsidR="00D754B4" w:rsidRPr="0053687C" w:rsidRDefault="00D754B4" w:rsidP="0053687C"/>
    <w:p w14:paraId="78A39F81" w14:textId="10110D84" w:rsidR="009C6FFA" w:rsidRDefault="009B395E" w:rsidP="009C6FFA">
      <w:pPr>
        <w:pStyle w:val="Heading2"/>
      </w:pPr>
      <w:r>
        <w:t xml:space="preserve">GULP Tutorial Part </w:t>
      </w:r>
      <w:del w:id="309" w:author="Nandita" w:date="2015-06-26T13:11:00Z">
        <w:r w:rsidR="00936B24" w:rsidDel="00A57030">
          <w:delText>20</w:delText>
        </w:r>
        <w:r w:rsidDel="00A57030">
          <w:delText xml:space="preserve"> </w:delText>
        </w:r>
      </w:del>
      <w:ins w:id="310" w:author="Nandita" w:date="2015-06-26T13:11:00Z">
        <w:r w:rsidR="00A57030">
          <w:t xml:space="preserve">15 </w:t>
        </w:r>
      </w:ins>
      <w:r>
        <w:t xml:space="preserve">– </w:t>
      </w:r>
      <w:r w:rsidR="009C6FFA">
        <w:t>Useful Gulp Commands</w:t>
      </w:r>
      <w:r w:rsidR="00037205">
        <w:t xml:space="preserve"> &amp; Tips</w:t>
      </w:r>
    </w:p>
    <w:p w14:paraId="382B20E8" w14:textId="759D8E38" w:rsidR="009C6FFA" w:rsidRDefault="009C6FFA" w:rsidP="009C6FFA">
      <w:pPr>
        <w:rPr>
          <w:rStyle w:val="SubtleEmphasis"/>
          <w:b/>
          <w:i w:val="0"/>
          <w:iCs w:val="0"/>
          <w:color w:val="auto"/>
        </w:rPr>
      </w:pPr>
      <w:r w:rsidRPr="00F45A6C">
        <w:rPr>
          <w:rStyle w:val="SubtleEmphasis"/>
          <w:b/>
          <w:i w:val="0"/>
          <w:iCs w:val="0"/>
          <w:color w:val="auto"/>
        </w:rPr>
        <w:t xml:space="preserve">Installing </w:t>
      </w:r>
      <w:ins w:id="311" w:author="Nandita" w:date="2015-06-26T12:53:00Z">
        <w:r w:rsidR="00DD0FC5">
          <w:rPr>
            <w:rStyle w:val="SubtleEmphasis"/>
            <w:b/>
            <w:i w:val="0"/>
            <w:iCs w:val="0"/>
            <w:color w:val="auto"/>
          </w:rPr>
          <w:t>G</w:t>
        </w:r>
      </w:ins>
      <w:del w:id="312" w:author="Nandita" w:date="2015-06-26T12:53:00Z">
        <w:r w:rsidRPr="00F45A6C" w:rsidDel="00DD0FC5">
          <w:rPr>
            <w:rStyle w:val="SubtleEmphasis"/>
            <w:b/>
            <w:i w:val="0"/>
            <w:iCs w:val="0"/>
            <w:color w:val="auto"/>
          </w:rPr>
          <w:delText>g</w:delText>
        </w:r>
      </w:del>
      <w:r w:rsidRPr="00F45A6C">
        <w:rPr>
          <w:rStyle w:val="SubtleEmphasis"/>
          <w:b/>
          <w:i w:val="0"/>
          <w:iCs w:val="0"/>
          <w:color w:val="auto"/>
        </w:rPr>
        <w:t>ulp</w:t>
      </w:r>
    </w:p>
    <w:p w14:paraId="699A46A9" w14:textId="34977651" w:rsidR="00011590" w:rsidRPr="00011590" w:rsidRDefault="00011590" w:rsidP="009C6FFA">
      <w:pPr>
        <w:rPr>
          <w:rStyle w:val="SubtleEmphasis"/>
          <w:i w:val="0"/>
          <w:iCs w:val="0"/>
          <w:color w:val="auto"/>
        </w:rPr>
      </w:pPr>
      <w:r>
        <w:rPr>
          <w:rStyle w:val="SubtleEmphasis"/>
          <w:i w:val="0"/>
          <w:iCs w:val="0"/>
          <w:color w:val="auto"/>
        </w:rPr>
        <w:t xml:space="preserve">Execute both of these.  The first adds </w:t>
      </w:r>
      <w:ins w:id="313" w:author="Nandita" w:date="2015-06-26T12:53:00Z">
        <w:r w:rsidR="00DD0FC5">
          <w:rPr>
            <w:rStyle w:val="SubtleEmphasis"/>
            <w:i w:val="0"/>
            <w:iCs w:val="0"/>
            <w:color w:val="auto"/>
          </w:rPr>
          <w:t>G</w:t>
        </w:r>
      </w:ins>
      <w:del w:id="314" w:author="Nandita" w:date="2015-06-26T12:53:00Z">
        <w:r w:rsidDel="00DD0FC5">
          <w:rPr>
            <w:rStyle w:val="SubtleEmphasis"/>
            <w:i w:val="0"/>
            <w:iCs w:val="0"/>
            <w:color w:val="auto"/>
          </w:rPr>
          <w:delText>g</w:delText>
        </w:r>
      </w:del>
      <w:r>
        <w:rPr>
          <w:rStyle w:val="SubtleEmphasis"/>
          <w:i w:val="0"/>
          <w:iCs w:val="0"/>
          <w:color w:val="auto"/>
        </w:rPr>
        <w:t xml:space="preserve">ulp locally so it can be used by </w:t>
      </w:r>
      <w:del w:id="315" w:author="Nandita" w:date="2015-06-26T12:53:00Z">
        <w:r w:rsidDel="00DD0FC5">
          <w:rPr>
            <w:rStyle w:val="SubtleEmphasis"/>
            <w:i w:val="0"/>
            <w:iCs w:val="0"/>
            <w:color w:val="auto"/>
          </w:rPr>
          <w:delText>npm</w:delText>
        </w:r>
      </w:del>
      <w:ins w:id="316" w:author="Nandita" w:date="2015-06-26T12:53:00Z">
        <w:r w:rsidR="00DD0FC5">
          <w:rPr>
            <w:rStyle w:val="SubtleEmphasis"/>
            <w:i w:val="0"/>
            <w:iCs w:val="0"/>
            <w:color w:val="auto"/>
          </w:rPr>
          <w:t>NPM</w:t>
        </w:r>
      </w:ins>
      <w:r>
        <w:rPr>
          <w:rStyle w:val="SubtleEmphasis"/>
          <w:i w:val="0"/>
          <w:iCs w:val="0"/>
          <w:color w:val="auto"/>
        </w:rPr>
        <w:t xml:space="preserve">.  The second installs </w:t>
      </w:r>
      <w:ins w:id="317" w:author="Nandita" w:date="2015-06-26T12:53:00Z">
        <w:r w:rsidR="00DD0FC5">
          <w:rPr>
            <w:rStyle w:val="SubtleEmphasis"/>
            <w:i w:val="0"/>
            <w:iCs w:val="0"/>
            <w:color w:val="auto"/>
          </w:rPr>
          <w:t>G</w:t>
        </w:r>
      </w:ins>
      <w:del w:id="318" w:author="Nandita" w:date="2015-06-26T12:53:00Z">
        <w:r w:rsidDel="00DD0FC5">
          <w:rPr>
            <w:rStyle w:val="SubtleEmphasis"/>
            <w:i w:val="0"/>
            <w:iCs w:val="0"/>
            <w:color w:val="auto"/>
          </w:rPr>
          <w:delText>g</w:delText>
        </w:r>
      </w:del>
      <w:r>
        <w:rPr>
          <w:rStyle w:val="SubtleEmphasis"/>
          <w:i w:val="0"/>
          <w:iCs w:val="0"/>
          <w:color w:val="auto"/>
        </w:rPr>
        <w:t>ulp globally so it can be accessed from the command line.</w:t>
      </w:r>
    </w:p>
    <w:p w14:paraId="5E95AE30" w14:textId="77777777" w:rsidR="009C6FFA" w:rsidRDefault="009C6FFA" w:rsidP="009C6FFA">
      <w:pPr>
        <w:rPr>
          <w:rFonts w:ascii="Courier New" w:hAnsi="Courier New" w:cs="Courier New"/>
        </w:rPr>
      </w:pPr>
      <w:r w:rsidRPr="00577CD9">
        <w:rPr>
          <w:rFonts w:ascii="Courier New" w:hAnsi="Courier New" w:cs="Courier New"/>
        </w:rPr>
        <w:t>npm install</w:t>
      </w:r>
      <w:r w:rsidR="00011590">
        <w:rPr>
          <w:rFonts w:ascii="Courier New" w:hAnsi="Courier New" w:cs="Courier New"/>
        </w:rPr>
        <w:t xml:space="preserve"> gulp --save-dev</w:t>
      </w:r>
    </w:p>
    <w:p w14:paraId="2F485DC0" w14:textId="77777777" w:rsidR="00011590" w:rsidRPr="005708BE" w:rsidRDefault="00011590" w:rsidP="009C6FFA">
      <w:pPr>
        <w:rPr>
          <w:rFonts w:ascii="Courier New" w:hAnsi="Courier New" w:cs="Courier New"/>
        </w:rPr>
      </w:pPr>
      <w:r>
        <w:rPr>
          <w:rFonts w:ascii="Courier New" w:hAnsi="Courier New" w:cs="Courier New"/>
        </w:rPr>
        <w:t>npm install gulp -g</w:t>
      </w:r>
    </w:p>
    <w:p w14:paraId="06416153" w14:textId="77777777" w:rsidR="00F24CC1" w:rsidRDefault="00F24CC1" w:rsidP="009C6FFA">
      <w:pPr>
        <w:rPr>
          <w:b/>
        </w:rPr>
      </w:pPr>
    </w:p>
    <w:p w14:paraId="153F6713" w14:textId="4B7B62A6" w:rsidR="009C6FFA" w:rsidRPr="00F45A6C" w:rsidRDefault="009C6FFA" w:rsidP="009C6FFA">
      <w:pPr>
        <w:rPr>
          <w:rStyle w:val="SubtleEmphasis"/>
          <w:b/>
        </w:rPr>
      </w:pPr>
      <w:r w:rsidRPr="00F45A6C">
        <w:rPr>
          <w:b/>
        </w:rPr>
        <w:t>Retrieve</w:t>
      </w:r>
      <w:r w:rsidRPr="00F45A6C">
        <w:rPr>
          <w:rStyle w:val="SubtleEmphasis"/>
          <w:b/>
        </w:rPr>
        <w:t xml:space="preserve"> </w:t>
      </w:r>
      <w:ins w:id="319" w:author="Nandita" w:date="2015-06-26T12:53:00Z">
        <w:r w:rsidR="00DD0FC5">
          <w:rPr>
            <w:b/>
          </w:rPr>
          <w:t>G</w:t>
        </w:r>
      </w:ins>
      <w:del w:id="320" w:author="Nandita" w:date="2015-06-26T12:53:00Z">
        <w:r w:rsidRPr="00F45A6C" w:rsidDel="00DD0FC5">
          <w:rPr>
            <w:b/>
          </w:rPr>
          <w:delText>g</w:delText>
        </w:r>
      </w:del>
      <w:r w:rsidRPr="00F45A6C">
        <w:rPr>
          <w:b/>
        </w:rPr>
        <w:t>ulp</w:t>
      </w:r>
      <w:r w:rsidRPr="00F45A6C">
        <w:rPr>
          <w:rStyle w:val="SubtleEmphasis"/>
          <w:b/>
        </w:rPr>
        <w:t xml:space="preserve"> </w:t>
      </w:r>
      <w:ins w:id="321" w:author="Nandita" w:date="2015-06-26T12:53:00Z">
        <w:r w:rsidR="00DD0FC5">
          <w:rPr>
            <w:b/>
          </w:rPr>
          <w:t>v</w:t>
        </w:r>
      </w:ins>
      <w:del w:id="322" w:author="Nandita" w:date="2015-06-26T12:53:00Z">
        <w:r w:rsidRPr="00F45A6C" w:rsidDel="00DD0FC5">
          <w:rPr>
            <w:b/>
          </w:rPr>
          <w:delText>V</w:delText>
        </w:r>
      </w:del>
      <w:r w:rsidRPr="00F45A6C">
        <w:rPr>
          <w:b/>
        </w:rPr>
        <w:t>ersion</w:t>
      </w:r>
    </w:p>
    <w:p w14:paraId="3C62070A" w14:textId="77777777" w:rsidR="009C6FFA" w:rsidRPr="00DC1771" w:rsidRDefault="009C6FFA" w:rsidP="009C6FFA">
      <w:pPr>
        <w:rPr>
          <w:rFonts w:ascii="Courier New" w:hAnsi="Courier New" w:cs="Courier New"/>
        </w:rPr>
      </w:pPr>
      <w:r w:rsidRPr="00DC1771">
        <w:rPr>
          <w:rFonts w:ascii="Courier New" w:hAnsi="Courier New" w:cs="Courier New"/>
        </w:rPr>
        <w:t xml:space="preserve">Grunt </w:t>
      </w:r>
      <w:r w:rsidR="00CC5E6B">
        <w:rPr>
          <w:rFonts w:ascii="Courier New" w:hAnsi="Courier New" w:cs="Courier New"/>
        </w:rPr>
        <w:t>-</w:t>
      </w:r>
      <w:r w:rsidRPr="00DC1771">
        <w:rPr>
          <w:rFonts w:ascii="Courier New" w:hAnsi="Courier New" w:cs="Courier New"/>
        </w:rPr>
        <w:t>version</w:t>
      </w:r>
    </w:p>
    <w:p w14:paraId="17B4DAE2" w14:textId="77777777" w:rsidR="00F24CC1" w:rsidRDefault="00F24CC1" w:rsidP="009C6FFA">
      <w:pPr>
        <w:rPr>
          <w:b/>
        </w:rPr>
      </w:pPr>
    </w:p>
    <w:p w14:paraId="103DD830" w14:textId="77777777" w:rsidR="009C6FFA" w:rsidRPr="00F45A6C" w:rsidRDefault="009C6FFA" w:rsidP="009C6FFA">
      <w:pPr>
        <w:rPr>
          <w:b/>
          <w:i/>
          <w:iCs/>
          <w:color w:val="68230B" w:themeColor="accent1" w:themeShade="7F"/>
        </w:rPr>
      </w:pPr>
      <w:r w:rsidRPr="00F45A6C">
        <w:rPr>
          <w:b/>
        </w:rPr>
        <w:t>Installing</w:t>
      </w:r>
      <w:r w:rsidRPr="00F45A6C">
        <w:rPr>
          <w:rStyle w:val="SubtleEmphasis"/>
          <w:b/>
        </w:rPr>
        <w:t xml:space="preserve"> </w:t>
      </w:r>
      <w:r w:rsidRPr="00F45A6C">
        <w:rPr>
          <w:b/>
        </w:rPr>
        <w:t>plugins</w:t>
      </w:r>
    </w:p>
    <w:p w14:paraId="2F9B52E0" w14:textId="77777777" w:rsidR="009C6FFA" w:rsidRDefault="009C6FFA" w:rsidP="009C6FFA">
      <w:r>
        <w:t>The syntax for Grunt plugins is</w:t>
      </w:r>
    </w:p>
    <w:p w14:paraId="74C72002" w14:textId="77777777" w:rsidR="009C6FFA" w:rsidRPr="0072153F" w:rsidRDefault="009C6FFA" w:rsidP="009C6FFA">
      <w:pPr>
        <w:rPr>
          <w:rFonts w:ascii="Courier New" w:hAnsi="Courier New" w:cs="Courier New"/>
        </w:rPr>
      </w:pPr>
      <w:r w:rsidRPr="0072153F">
        <w:rPr>
          <w:rFonts w:ascii="Courier New" w:hAnsi="Courier New" w:cs="Courier New"/>
        </w:rPr>
        <w:t>install [plugin-name] --save-dev</w:t>
      </w:r>
    </w:p>
    <w:p w14:paraId="1623D541" w14:textId="77777777" w:rsidR="00F24CC1" w:rsidRDefault="00F24CC1" w:rsidP="009C6FFA"/>
    <w:p w14:paraId="77B8E112" w14:textId="0A2146AE" w:rsidR="009C6FFA" w:rsidRDefault="009C6FFA" w:rsidP="009C6FFA">
      <w:r>
        <w:t>For example</w:t>
      </w:r>
      <w:ins w:id="323" w:author="Nandita" w:date="2015-06-26T12:54:00Z">
        <w:r w:rsidR="00DD0FC5">
          <w:t>,</w:t>
        </w:r>
      </w:ins>
      <w:r>
        <w:t xml:space="preserve"> if you want to minify and concatenate your JavaScript for performance</w:t>
      </w:r>
      <w:ins w:id="324" w:author="Nandita" w:date="2015-06-26T12:54:00Z">
        <w:r w:rsidR="00DD0FC5">
          <w:t>,</w:t>
        </w:r>
      </w:ins>
      <w:r>
        <w:t xml:space="preserve"> you would install two plugins.</w:t>
      </w:r>
    </w:p>
    <w:p w14:paraId="0A9F742A" w14:textId="77777777" w:rsidR="00F24CC1" w:rsidRDefault="00F24CC1" w:rsidP="009C6FFA"/>
    <w:p w14:paraId="22383638" w14:textId="39A125A0" w:rsidR="009C6FFA" w:rsidRDefault="009C6FFA" w:rsidP="009C6FFA">
      <w:r>
        <w:t xml:space="preserve">Perform a quick </w:t>
      </w:r>
      <w:ins w:id="325" w:author="Nandita" w:date="2015-06-26T12:54:00Z">
        <w:r w:rsidR="00DD0FC5">
          <w:t>G</w:t>
        </w:r>
      </w:ins>
      <w:del w:id="326" w:author="Nandita" w:date="2015-06-26T12:54:00Z">
        <w:r w:rsidDel="00DD0FC5">
          <w:delText>g</w:delText>
        </w:r>
      </w:del>
      <w:r>
        <w:t>oogle search and you’ll find this site</w:t>
      </w:r>
    </w:p>
    <w:p w14:paraId="6184B658" w14:textId="77777777" w:rsidR="009C6FFA" w:rsidRDefault="009032BC" w:rsidP="009C6FFA">
      <w:hyperlink r:id="rId68" w:history="1">
        <w:r w:rsidR="009C6FFA" w:rsidRPr="00364FBB">
          <w:rPr>
            <w:rStyle w:val="Hyperlink"/>
          </w:rPr>
          <w:t>https://github.com/gruntjs/grunt-contrib-uglify</w:t>
        </w:r>
      </w:hyperlink>
    </w:p>
    <w:p w14:paraId="3B542A0E" w14:textId="77777777" w:rsidR="009C6FFA" w:rsidRPr="0072153F" w:rsidRDefault="009C6FFA" w:rsidP="009C6FFA">
      <w:pPr>
        <w:rPr>
          <w:rFonts w:ascii="Courier New" w:hAnsi="Courier New" w:cs="Courier New"/>
        </w:rPr>
      </w:pPr>
      <w:r w:rsidRPr="0072153F">
        <w:rPr>
          <w:rFonts w:ascii="Courier New" w:hAnsi="Courier New" w:cs="Courier New"/>
        </w:rPr>
        <w:lastRenderedPageBreak/>
        <w:t>npm install grunt-contrib-uglify --save-dev</w:t>
      </w:r>
    </w:p>
    <w:p w14:paraId="26DE3DFE" w14:textId="77777777" w:rsidR="00F24CC1" w:rsidRDefault="00F24CC1" w:rsidP="009C6FFA">
      <w:pPr>
        <w:rPr>
          <w:rFonts w:cs="Courier New"/>
        </w:rPr>
      </w:pPr>
    </w:p>
    <w:p w14:paraId="36FD0A1F" w14:textId="438B0E21" w:rsidR="009C6FFA" w:rsidRDefault="009C6FFA" w:rsidP="009C6FFA">
      <w:pPr>
        <w:rPr>
          <w:rFonts w:cs="Courier New"/>
        </w:rPr>
      </w:pPr>
      <w:r>
        <w:rPr>
          <w:rFonts w:cs="Courier New"/>
        </w:rPr>
        <w:t xml:space="preserve">Perform a quick </w:t>
      </w:r>
      <w:ins w:id="327" w:author="Nandita" w:date="2015-06-26T12:55:00Z">
        <w:r w:rsidR="00D9419F">
          <w:rPr>
            <w:rFonts w:cs="Courier New"/>
          </w:rPr>
          <w:t>G</w:t>
        </w:r>
      </w:ins>
      <w:del w:id="328" w:author="Nandita" w:date="2015-06-26T12:55:00Z">
        <w:r w:rsidDel="00D9419F">
          <w:rPr>
            <w:rFonts w:cs="Courier New"/>
          </w:rPr>
          <w:delText>g</w:delText>
        </w:r>
      </w:del>
      <w:r>
        <w:rPr>
          <w:rFonts w:cs="Courier New"/>
        </w:rPr>
        <w:t>oogle search and you’ll find this site</w:t>
      </w:r>
    </w:p>
    <w:p w14:paraId="247A20BA" w14:textId="77777777" w:rsidR="009C6FFA" w:rsidRDefault="009032BC" w:rsidP="009C6FFA">
      <w:pPr>
        <w:rPr>
          <w:rFonts w:cs="Courier New"/>
        </w:rPr>
      </w:pPr>
      <w:hyperlink r:id="rId69" w:history="1">
        <w:r w:rsidR="009C6FFA" w:rsidRPr="00364FBB">
          <w:rPr>
            <w:rStyle w:val="Hyperlink"/>
            <w:rFonts w:cs="Courier New"/>
          </w:rPr>
          <w:t>https://github.com/gruntjs/grunt-contrib-concat</w:t>
        </w:r>
      </w:hyperlink>
    </w:p>
    <w:p w14:paraId="7C4654C3" w14:textId="77777777" w:rsidR="009C6FFA" w:rsidRPr="0072153F" w:rsidRDefault="009C6FFA" w:rsidP="009C6FFA">
      <w:pPr>
        <w:rPr>
          <w:rFonts w:ascii="Courier New" w:hAnsi="Courier New" w:cs="Courier New"/>
        </w:rPr>
      </w:pPr>
      <w:r w:rsidRPr="0072153F">
        <w:rPr>
          <w:rFonts w:ascii="Courier New" w:hAnsi="Courier New" w:cs="Courier New"/>
        </w:rPr>
        <w:t>npm install grunt-contrib-concat --save-dev</w:t>
      </w:r>
    </w:p>
    <w:p w14:paraId="312EAAD6" w14:textId="77777777" w:rsidR="00F24CC1" w:rsidRDefault="00F24CC1" w:rsidP="009C6FFA">
      <w:pPr>
        <w:rPr>
          <w:b/>
        </w:rPr>
      </w:pPr>
    </w:p>
    <w:p w14:paraId="665CA018" w14:textId="77777777" w:rsidR="009C6FFA" w:rsidRPr="00F043FF" w:rsidRDefault="002704C2" w:rsidP="009C6FFA">
      <w:pPr>
        <w:rPr>
          <w:b/>
        </w:rPr>
      </w:pPr>
      <w:r>
        <w:rPr>
          <w:b/>
        </w:rPr>
        <w:t>Retrieve Gulp version</w:t>
      </w:r>
    </w:p>
    <w:p w14:paraId="0A769615" w14:textId="77777777" w:rsidR="009C6FFA" w:rsidRPr="00F86E69" w:rsidRDefault="002704C2" w:rsidP="009C6FFA">
      <w:pPr>
        <w:rPr>
          <w:rFonts w:ascii="Courier New" w:hAnsi="Courier New" w:cs="Courier New"/>
        </w:rPr>
      </w:pPr>
      <w:r>
        <w:rPr>
          <w:rFonts w:ascii="Courier New" w:hAnsi="Courier New" w:cs="Courier New"/>
        </w:rPr>
        <w:t>Gulp</w:t>
      </w:r>
      <w:r w:rsidR="009C6FFA" w:rsidRPr="00F86E69">
        <w:rPr>
          <w:rFonts w:ascii="Courier New" w:hAnsi="Courier New" w:cs="Courier New"/>
        </w:rPr>
        <w:t xml:space="preserve"> --v</w:t>
      </w:r>
    </w:p>
    <w:p w14:paraId="0268638C" w14:textId="77777777" w:rsidR="00F24CC1" w:rsidRDefault="00F24CC1" w:rsidP="009C6FFA">
      <w:pPr>
        <w:rPr>
          <w:b/>
        </w:rPr>
      </w:pPr>
    </w:p>
    <w:p w14:paraId="79BFA302" w14:textId="77777777" w:rsidR="009C6FFA" w:rsidRPr="00F043FF" w:rsidRDefault="009C6FFA" w:rsidP="009C6FFA">
      <w:pPr>
        <w:rPr>
          <w:b/>
        </w:rPr>
      </w:pPr>
      <w:r w:rsidRPr="00F043FF">
        <w:rPr>
          <w:b/>
        </w:rPr>
        <w:t xml:space="preserve">Every </w:t>
      </w:r>
      <w:r w:rsidR="002704C2">
        <w:rPr>
          <w:b/>
        </w:rPr>
        <w:t>Gulp</w:t>
      </w:r>
      <w:r w:rsidRPr="00F043FF">
        <w:rPr>
          <w:b/>
        </w:rPr>
        <w:t xml:space="preserve"> file needs a defa</w:t>
      </w:r>
      <w:r w:rsidR="002704C2">
        <w:rPr>
          <w:b/>
        </w:rPr>
        <w:t>ult task.  To execute Gulp’s default task</w:t>
      </w:r>
    </w:p>
    <w:p w14:paraId="47DD89ED" w14:textId="77777777" w:rsidR="009C6FFA" w:rsidRPr="006C1EB6" w:rsidRDefault="009C6FFA" w:rsidP="009C6FFA">
      <w:pPr>
        <w:rPr>
          <w:rFonts w:ascii="Courier New" w:hAnsi="Courier New" w:cs="Courier New"/>
        </w:rPr>
      </w:pPr>
      <w:r w:rsidRPr="006C1EB6">
        <w:rPr>
          <w:rFonts w:ascii="Courier New" w:hAnsi="Courier New" w:cs="Courier New"/>
        </w:rPr>
        <w:t>grunt</w:t>
      </w:r>
    </w:p>
    <w:p w14:paraId="19011FCB" w14:textId="77777777" w:rsidR="00F24CC1" w:rsidRDefault="00F24CC1" w:rsidP="009C6FFA">
      <w:pPr>
        <w:rPr>
          <w:b/>
        </w:rPr>
      </w:pPr>
    </w:p>
    <w:p w14:paraId="5B2D684A" w14:textId="77777777" w:rsidR="009C6FFA" w:rsidRPr="00F043FF" w:rsidRDefault="009C6FFA" w:rsidP="009C6FFA">
      <w:pPr>
        <w:rPr>
          <w:b/>
        </w:rPr>
      </w:pPr>
      <w:r w:rsidRPr="00F043FF">
        <w:rPr>
          <w:b/>
        </w:rPr>
        <w:t>It’s useful to run specific tasks that you have configured</w:t>
      </w:r>
    </w:p>
    <w:p w14:paraId="7806CBE6" w14:textId="77777777" w:rsidR="009C6FFA" w:rsidRPr="006C1EB6" w:rsidRDefault="009C6FFA" w:rsidP="009C6FFA">
      <w:pPr>
        <w:rPr>
          <w:rFonts w:ascii="Courier New" w:hAnsi="Courier New" w:cs="Courier New"/>
        </w:rPr>
      </w:pPr>
      <w:r w:rsidRPr="006C1EB6">
        <w:rPr>
          <w:rFonts w:ascii="Courier New" w:hAnsi="Courier New" w:cs="Courier New"/>
        </w:rPr>
        <w:t>grunt [task</w:t>
      </w:r>
      <w:r w:rsidR="002704C2">
        <w:rPr>
          <w:rFonts w:ascii="Courier New" w:hAnsi="Courier New" w:cs="Courier New"/>
        </w:rPr>
        <w:t>-</w:t>
      </w:r>
      <w:r w:rsidRPr="006C1EB6">
        <w:rPr>
          <w:rFonts w:ascii="Courier New" w:hAnsi="Courier New" w:cs="Courier New"/>
        </w:rPr>
        <w:t>name]</w:t>
      </w:r>
    </w:p>
    <w:p w14:paraId="37C941C6" w14:textId="77777777" w:rsidR="00F24CC1" w:rsidRDefault="00F24CC1" w:rsidP="009C6FFA">
      <w:pPr>
        <w:rPr>
          <w:b/>
        </w:rPr>
      </w:pPr>
    </w:p>
    <w:p w14:paraId="3EED0F4A" w14:textId="48A9DE15" w:rsidR="009C6FFA" w:rsidRPr="00F043FF" w:rsidRDefault="009C6FFA" w:rsidP="009C6FFA">
      <w:pPr>
        <w:rPr>
          <w:b/>
        </w:rPr>
      </w:pPr>
      <w:r w:rsidRPr="00F043FF">
        <w:rPr>
          <w:b/>
        </w:rPr>
        <w:t xml:space="preserve">Get a list of </w:t>
      </w:r>
      <w:ins w:id="329" w:author="Nandita" w:date="2015-06-26T12:55:00Z">
        <w:r w:rsidR="00D9419F">
          <w:rPr>
            <w:b/>
          </w:rPr>
          <w:t>G</w:t>
        </w:r>
      </w:ins>
      <w:del w:id="330" w:author="Nandita" w:date="2015-06-26T12:55:00Z">
        <w:r w:rsidRPr="00F043FF" w:rsidDel="00D9419F">
          <w:rPr>
            <w:b/>
          </w:rPr>
          <w:delText>g</w:delText>
        </w:r>
      </w:del>
      <w:r w:rsidRPr="00F043FF">
        <w:rPr>
          <w:b/>
        </w:rPr>
        <w:t>runt commands</w:t>
      </w:r>
    </w:p>
    <w:p w14:paraId="277052DD" w14:textId="77777777" w:rsidR="009C6FFA" w:rsidRDefault="009C6FFA" w:rsidP="009C6FFA">
      <w:pPr>
        <w:rPr>
          <w:rFonts w:ascii="Courier New" w:hAnsi="Courier New" w:cs="Courier New"/>
        </w:rPr>
      </w:pPr>
      <w:r w:rsidRPr="00F86E69">
        <w:rPr>
          <w:rFonts w:ascii="Courier New" w:hAnsi="Courier New" w:cs="Courier New"/>
        </w:rPr>
        <w:t>Grunt –help</w:t>
      </w:r>
    </w:p>
    <w:p w14:paraId="1B27BEFB" w14:textId="77777777" w:rsidR="00F24CC1" w:rsidRDefault="00F24CC1" w:rsidP="009C6FFA">
      <w:pPr>
        <w:rPr>
          <w:b/>
        </w:rPr>
      </w:pPr>
    </w:p>
    <w:p w14:paraId="5ED65CBA" w14:textId="77777777" w:rsidR="009C6FFA" w:rsidRPr="0057616D" w:rsidRDefault="0057616D" w:rsidP="009C6FFA">
      <w:pPr>
        <w:rPr>
          <w:b/>
        </w:rPr>
      </w:pPr>
      <w:r w:rsidRPr="0057616D">
        <w:rPr>
          <w:b/>
        </w:rPr>
        <w:t>To verify a plugin is not blacklisted</w:t>
      </w:r>
    </w:p>
    <w:p w14:paraId="60B03897" w14:textId="77777777" w:rsidR="0057616D" w:rsidRPr="0057616D" w:rsidRDefault="0057616D" w:rsidP="009C6FFA">
      <w:pPr>
        <w:rPr>
          <w:rFonts w:ascii="Courier New" w:hAnsi="Courier New" w:cs="Courier New"/>
        </w:rPr>
      </w:pPr>
      <w:r w:rsidRPr="0057616D">
        <w:rPr>
          <w:rFonts w:ascii="Courier New" w:hAnsi="Courier New" w:cs="Courier New"/>
        </w:rPr>
        <w:t>Gulp --verify</w:t>
      </w:r>
    </w:p>
    <w:p w14:paraId="6377DDB5" w14:textId="77777777" w:rsidR="00F24CC1" w:rsidRDefault="00F24CC1" w:rsidP="009C6FFA">
      <w:pPr>
        <w:rPr>
          <w:b/>
        </w:rPr>
      </w:pPr>
    </w:p>
    <w:p w14:paraId="08815554" w14:textId="77777777" w:rsidR="0057616D" w:rsidRPr="001F6CEE" w:rsidRDefault="001F6CEE" w:rsidP="009C6FFA">
      <w:pPr>
        <w:rPr>
          <w:b/>
        </w:rPr>
      </w:pPr>
      <w:r w:rsidRPr="001F6CEE">
        <w:rPr>
          <w:b/>
        </w:rPr>
        <w:t>Testing tasks while building your gulpfile.js</w:t>
      </w:r>
    </w:p>
    <w:p w14:paraId="64B3328F" w14:textId="77777777" w:rsidR="001F6CEE" w:rsidRDefault="001F6CEE" w:rsidP="009C6FFA">
      <w:r>
        <w:t xml:space="preserve">You can type </w:t>
      </w:r>
      <w:r w:rsidRPr="001F6CEE">
        <w:rPr>
          <w:rFonts w:ascii="Courier New" w:hAnsi="Courier New" w:cs="Courier New"/>
        </w:rPr>
        <w:t>gulp [task-name]</w:t>
      </w:r>
      <w:r>
        <w:t xml:space="preserve"> and your task will run.  If it has any dependencies then those dependencies will run first.</w:t>
      </w:r>
    </w:p>
    <w:p w14:paraId="49A776E2" w14:textId="77777777" w:rsidR="001F6CEE" w:rsidRPr="001F6CEE" w:rsidRDefault="001F6CEE" w:rsidP="009C6FFA">
      <w:pPr>
        <w:rPr>
          <w:rFonts w:ascii="Courier New" w:hAnsi="Courier New" w:cs="Courier New"/>
        </w:rPr>
      </w:pPr>
      <w:r w:rsidRPr="001F6CEE">
        <w:rPr>
          <w:rFonts w:ascii="Courier New" w:hAnsi="Courier New" w:cs="Courier New"/>
        </w:rPr>
        <w:t>gulp [task-name]</w:t>
      </w:r>
    </w:p>
    <w:p w14:paraId="38889B43" w14:textId="77777777" w:rsidR="0057616D" w:rsidRDefault="0057616D" w:rsidP="009C6FFA"/>
    <w:p w14:paraId="6BB9270A" w14:textId="77777777" w:rsidR="0057616D" w:rsidRPr="00F043FF" w:rsidRDefault="0057616D" w:rsidP="009C6FFA"/>
    <w:p w14:paraId="391B9256" w14:textId="54288702" w:rsidR="00871D7E" w:rsidRPr="00871D7E" w:rsidRDefault="009B395E" w:rsidP="00871D7E">
      <w:pPr>
        <w:pStyle w:val="Heading2"/>
      </w:pPr>
      <w:r>
        <w:t xml:space="preserve">GULP Tutorial Part </w:t>
      </w:r>
      <w:del w:id="331" w:author="Nandita" w:date="2015-06-26T13:11:00Z">
        <w:r w:rsidR="00936B24" w:rsidDel="00A57030">
          <w:delText>21</w:delText>
        </w:r>
        <w:r w:rsidDel="00A57030">
          <w:delText xml:space="preserve"> </w:delText>
        </w:r>
      </w:del>
      <w:ins w:id="332" w:author="Nandita" w:date="2015-06-26T13:11:00Z">
        <w:r w:rsidR="00A57030">
          <w:t xml:space="preserve">16 </w:t>
        </w:r>
      </w:ins>
      <w:r>
        <w:t xml:space="preserve">– </w:t>
      </w:r>
      <w:r w:rsidR="009C6FFA">
        <w:t>Glob Tips</w:t>
      </w:r>
    </w:p>
    <w:p w14:paraId="71C9AFB3" w14:textId="77777777" w:rsidR="00464917" w:rsidRDefault="00464917" w:rsidP="009C6FFA">
      <w:r>
        <w:t>Here are some of the more common Glob patterns.</w:t>
      </w:r>
    </w:p>
    <w:p w14:paraId="61666AA6" w14:textId="77777777" w:rsidR="00464917" w:rsidRDefault="00464917" w:rsidP="009C6FFA"/>
    <w:p w14:paraId="31164FA0" w14:textId="77777777" w:rsidR="009C6FFA" w:rsidRDefault="009C6FFA" w:rsidP="009C6FFA">
      <w:r>
        <w:t>“</w:t>
      </w:r>
      <w:r w:rsidRPr="000332B8">
        <w:rPr>
          <w:rFonts w:ascii="Courier New" w:hAnsi="Courier New" w:cs="Courier New"/>
        </w:rPr>
        <w:t>dir/*</w:t>
      </w:r>
      <w:r>
        <w:t>” – includes all files</w:t>
      </w:r>
    </w:p>
    <w:p w14:paraId="3FF9877D" w14:textId="77777777" w:rsidR="009C6FFA" w:rsidRDefault="009C6FFA" w:rsidP="009C6FFA">
      <w:r>
        <w:t>“</w:t>
      </w:r>
      <w:r w:rsidRPr="000332B8">
        <w:rPr>
          <w:rFonts w:ascii="Courier New" w:hAnsi="Courier New" w:cs="Courier New"/>
        </w:rPr>
        <w:t>dir/**</w:t>
      </w:r>
      <w:r>
        <w:t xml:space="preserve">” – includes all files and </w:t>
      </w:r>
      <w:r w:rsidR="00C6730D">
        <w:t>folders</w:t>
      </w:r>
    </w:p>
    <w:p w14:paraId="62CFA27F" w14:textId="77777777" w:rsidR="00F24CC1" w:rsidRDefault="00F24CC1" w:rsidP="009C6FFA">
      <w:r>
        <w:t>“**/*.js” – all JavaScript files</w:t>
      </w:r>
    </w:p>
    <w:p w14:paraId="5299C50B" w14:textId="77777777" w:rsidR="00F24CC1" w:rsidRDefault="00F24CC1" w:rsidP="009C6FFA">
      <w:r>
        <w:t>“!**/*.min.js” – excludes all minified JavaScript files</w:t>
      </w:r>
    </w:p>
    <w:p w14:paraId="702907D7" w14:textId="77777777" w:rsidR="00F24CC1" w:rsidRDefault="007F68CD" w:rsidP="009C6FFA">
      <w:r>
        <w:t>“!app/lib/**/*” – excludes all files in the lib folder.</w:t>
      </w:r>
    </w:p>
    <w:p w14:paraId="711EC2EE" w14:textId="77777777" w:rsidR="007F68CD" w:rsidRDefault="007F68CD" w:rsidP="009C6FFA"/>
    <w:p w14:paraId="4429202B" w14:textId="77777777" w:rsidR="009C6FFA" w:rsidRDefault="009032BC" w:rsidP="009C6FFA">
      <w:hyperlink r:id="rId70" w:history="1">
        <w:r w:rsidR="008B16B2" w:rsidRPr="00821699">
          <w:rPr>
            <w:rStyle w:val="Hyperlink"/>
          </w:rPr>
          <w:t>https://github.com/isaacs/node-glob</w:t>
        </w:r>
      </w:hyperlink>
    </w:p>
    <w:p w14:paraId="78C3E743" w14:textId="77777777" w:rsidR="008B16B2" w:rsidRDefault="009032BC" w:rsidP="009C6FFA">
      <w:hyperlink r:id="rId71" w:anchor="preview" w:history="1">
        <w:r w:rsidR="00A50848" w:rsidRPr="00660C62">
          <w:rPr>
            <w:rStyle w:val="Hyperlink"/>
          </w:rPr>
          <w:t>http://mywiki.wooledge.org/glob#preview</w:t>
        </w:r>
      </w:hyperlink>
    </w:p>
    <w:p w14:paraId="0E8BE6C9" w14:textId="533F5293" w:rsidR="00A50848" w:rsidRDefault="00871D7E" w:rsidP="00871D7E">
      <w:pPr>
        <w:pStyle w:val="Heading1"/>
      </w:pPr>
      <w:commentRangeStart w:id="333"/>
      <w:r>
        <w:t xml:space="preserve">GULP TUTORIAL PART </w:t>
      </w:r>
      <w:del w:id="334" w:author="Nandita" w:date="2015-06-26T13:12:00Z">
        <w:r w:rsidR="00101433" w:rsidDel="00A57030">
          <w:delText>22</w:delText>
        </w:r>
        <w:r w:rsidDel="00A57030">
          <w:delText xml:space="preserve"> </w:delText>
        </w:r>
      </w:del>
      <w:ins w:id="335" w:author="Nandita" w:date="2015-06-26T13:12:00Z">
        <w:r w:rsidR="00A57030">
          <w:t xml:space="preserve">17 </w:t>
        </w:r>
      </w:ins>
      <w:r>
        <w:t>– Useful NPM Packages/Commands</w:t>
      </w:r>
      <w:commentRangeEnd w:id="333"/>
      <w:r w:rsidR="00A57030">
        <w:rPr>
          <w:rStyle w:val="CommentReference"/>
          <w:caps w:val="0"/>
          <w:color w:val="auto"/>
          <w:spacing w:val="0"/>
        </w:rPr>
        <w:commentReference w:id="333"/>
      </w:r>
    </w:p>
    <w:p w14:paraId="282160CC" w14:textId="77777777" w:rsidR="00871D7E" w:rsidRDefault="00871D7E" w:rsidP="00871D7E">
      <w:pPr>
        <w:pStyle w:val="Heading2"/>
      </w:pPr>
      <w:r>
        <w:t>Commands Cheat Sheet</w:t>
      </w:r>
    </w:p>
    <w:p w14:paraId="238B394B" w14:textId="77777777" w:rsidR="00871D7E" w:rsidRPr="007A6A86" w:rsidRDefault="00871D7E" w:rsidP="007A6A86">
      <w:pPr>
        <w:rPr>
          <w:b/>
        </w:rPr>
      </w:pPr>
      <w:r w:rsidRPr="007A6A86">
        <w:rPr>
          <w:b/>
        </w:rPr>
        <w:t>Find outdated modules</w:t>
      </w:r>
    </w:p>
    <w:p w14:paraId="2F21BB27" w14:textId="77777777" w:rsidR="00871D7E" w:rsidRPr="007A6A86" w:rsidRDefault="00871D7E" w:rsidP="007A6A86">
      <w:pPr>
        <w:rPr>
          <w:rFonts w:ascii="Courier New" w:hAnsi="Courier New" w:cs="Courier New"/>
        </w:rPr>
      </w:pPr>
      <w:r w:rsidRPr="007A6A86">
        <w:rPr>
          <w:rFonts w:ascii="Courier New" w:hAnsi="Courier New" w:cs="Courier New"/>
        </w:rPr>
        <w:t>npm outdated -–depth=0</w:t>
      </w:r>
    </w:p>
    <w:p w14:paraId="3C1596E4" w14:textId="77777777" w:rsidR="00871D7E" w:rsidRPr="007A6A86" w:rsidRDefault="00871D7E" w:rsidP="007A6A86">
      <w:pPr>
        <w:rPr>
          <w:rFonts w:ascii="Courier New" w:hAnsi="Courier New" w:cs="Courier New"/>
        </w:rPr>
      </w:pPr>
      <w:r w:rsidRPr="007A6A86">
        <w:rPr>
          <w:rFonts w:ascii="Courier New" w:hAnsi="Courier New" w:cs="Courier New"/>
        </w:rPr>
        <w:t>npm outdated –-json -–depth=0</w:t>
      </w:r>
    </w:p>
    <w:p w14:paraId="234A8CDC" w14:textId="77777777" w:rsidR="007A6A86" w:rsidRDefault="007A6A86" w:rsidP="007A6A86"/>
    <w:p w14:paraId="7E0A9A33" w14:textId="77777777" w:rsidR="00871D7E" w:rsidRPr="007A6A86" w:rsidRDefault="007A6A86" w:rsidP="007A6A86">
      <w:pPr>
        <w:rPr>
          <w:b/>
        </w:rPr>
      </w:pPr>
      <w:r>
        <w:rPr>
          <w:b/>
        </w:rPr>
        <w:t>Installing</w:t>
      </w:r>
      <w:r w:rsidR="00871D7E" w:rsidRPr="007A6A86">
        <w:rPr>
          <w:b/>
        </w:rPr>
        <w:t xml:space="preserve"> a package</w:t>
      </w:r>
    </w:p>
    <w:p w14:paraId="77CAA543" w14:textId="77777777" w:rsidR="00871D7E" w:rsidRPr="007A6A86" w:rsidRDefault="00871D7E" w:rsidP="007A6A86">
      <w:pPr>
        <w:rPr>
          <w:rFonts w:ascii="Courier New" w:hAnsi="Courier New" w:cs="Courier New"/>
        </w:rPr>
      </w:pPr>
      <w:r w:rsidRPr="007A6A86">
        <w:rPr>
          <w:rFonts w:ascii="Courier New" w:hAnsi="Courier New" w:cs="Courier New"/>
        </w:rPr>
        <w:t>npm install grunt-contrib-uglify@* --save-dev</w:t>
      </w:r>
    </w:p>
    <w:p w14:paraId="3432FC98" w14:textId="77777777" w:rsidR="007A6A86" w:rsidRDefault="007A6A86" w:rsidP="007A6A86"/>
    <w:p w14:paraId="2311136F" w14:textId="77777777" w:rsidR="007A6A86" w:rsidRPr="007A6A86" w:rsidRDefault="007A6A86" w:rsidP="007A6A86">
      <w:pPr>
        <w:rPr>
          <w:b/>
        </w:rPr>
      </w:pPr>
      <w:r w:rsidRPr="007A6A86">
        <w:rPr>
          <w:b/>
        </w:rPr>
        <w:t>Updating local packages</w:t>
      </w:r>
    </w:p>
    <w:p w14:paraId="61235659" w14:textId="77777777" w:rsidR="00CE108E" w:rsidRDefault="00CE108E" w:rsidP="007A6A86">
      <w:r>
        <w:t>When someone has added modules since your last check-in just run</w:t>
      </w:r>
      <w:r w:rsidR="00B86EE5">
        <w:t>.</w:t>
      </w:r>
    </w:p>
    <w:p w14:paraId="23B48A0C" w14:textId="77777777" w:rsidR="00CE108E" w:rsidRPr="007A6A86" w:rsidRDefault="000A60D9" w:rsidP="007A6A86">
      <w:pPr>
        <w:rPr>
          <w:rFonts w:ascii="Courier New" w:hAnsi="Courier New" w:cs="Courier New"/>
        </w:rPr>
      </w:pPr>
      <w:r w:rsidRPr="007A6A86">
        <w:rPr>
          <w:rFonts w:ascii="Courier New" w:hAnsi="Courier New" w:cs="Courier New"/>
        </w:rPr>
        <w:t>n</w:t>
      </w:r>
      <w:r w:rsidR="00CE108E" w:rsidRPr="007A6A86">
        <w:rPr>
          <w:rFonts w:ascii="Courier New" w:hAnsi="Courier New" w:cs="Courier New"/>
        </w:rPr>
        <w:t>pm update</w:t>
      </w:r>
    </w:p>
    <w:p w14:paraId="6020AF8C" w14:textId="77777777" w:rsidR="00871D7E" w:rsidRDefault="00871D7E" w:rsidP="00871D7E">
      <w:pPr>
        <w:pStyle w:val="Heading2"/>
      </w:pPr>
      <w:r>
        <w:t>PowerShell (primer)</w:t>
      </w:r>
    </w:p>
    <w:p w14:paraId="60FB68BF" w14:textId="77777777" w:rsidR="00871D7E" w:rsidRDefault="00871D7E" w:rsidP="00871D7E">
      <w:r>
        <w:lastRenderedPageBreak/>
        <w:t>Windows users can use either the Command Prompt or PowerShell.</w:t>
      </w:r>
    </w:p>
    <w:p w14:paraId="27EE4DE4" w14:textId="77777777" w:rsidR="00871D7E" w:rsidRDefault="00871D7E" w:rsidP="00871D7E">
      <w:r>
        <w:t>PowerShell is pre-installed on Windows 8 or newer installations.</w:t>
      </w:r>
    </w:p>
    <w:p w14:paraId="7C2EE9E2" w14:textId="77777777" w:rsidR="00871D7E" w:rsidRDefault="00871D7E" w:rsidP="00871D7E">
      <w:r>
        <w:t xml:space="preserve">From Start: </w:t>
      </w:r>
      <w:r w:rsidRPr="00BB0C9F">
        <w:rPr>
          <w:i/>
        </w:rPr>
        <w:t>Search programs and files</w:t>
      </w:r>
      <w:r>
        <w:t xml:space="preserve"> type “powershell”.  Select “powershell.exe”.</w:t>
      </w:r>
    </w:p>
    <w:p w14:paraId="2ECF7CF0" w14:textId="77777777" w:rsidR="00871D7E" w:rsidRDefault="00871D7E" w:rsidP="00871D7E">
      <w:r>
        <w:rPr>
          <w:noProof/>
        </w:rPr>
        <w:drawing>
          <wp:inline distT="0" distB="0" distL="0" distR="0" wp14:anchorId="03D48D21" wp14:editId="0C36E403">
            <wp:extent cx="4488180" cy="23694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01723" cy="2376622"/>
                    </a:xfrm>
                    <a:prstGeom prst="rect">
                      <a:avLst/>
                    </a:prstGeom>
                  </pic:spPr>
                </pic:pic>
              </a:graphicData>
            </a:graphic>
          </wp:inline>
        </w:drawing>
      </w:r>
    </w:p>
    <w:p w14:paraId="68F8C426" w14:textId="77777777" w:rsidR="00871D7E" w:rsidRDefault="00871D7E" w:rsidP="00871D7E">
      <w:pPr>
        <w:pStyle w:val="Heading3"/>
      </w:pPr>
      <w:r>
        <w:t>Syntax</w:t>
      </w:r>
    </w:p>
    <w:p w14:paraId="2A89D227" w14:textId="77777777" w:rsidR="00B86EE5" w:rsidRPr="00B86EE5" w:rsidRDefault="00B86EE5" w:rsidP="00B86EE5">
      <w:pPr>
        <w:rPr>
          <w:rFonts w:ascii="Courier New" w:hAnsi="Courier New" w:cs="Courier New"/>
          <w:b/>
        </w:rPr>
      </w:pPr>
      <w:r>
        <w:t xml:space="preserve">Powershell </w:t>
      </w:r>
      <w:r w:rsidR="00871D7E">
        <w:t xml:space="preserve">Command Syntax:  </w:t>
      </w:r>
      <w:r w:rsidR="00871D7E" w:rsidRPr="00683AB2">
        <w:rPr>
          <w:rFonts w:ascii="Courier New" w:hAnsi="Courier New" w:cs="Courier New"/>
          <w:b/>
        </w:rPr>
        <w:t>application action –flags arguments</w:t>
      </w:r>
    </w:p>
    <w:p w14:paraId="044FEEAC" w14:textId="77777777" w:rsidR="00871D7E" w:rsidRDefault="00871D7E" w:rsidP="00871D7E">
      <w:r>
        <w:t xml:space="preserve">For help with any application add the </w:t>
      </w:r>
      <w:r w:rsidRPr="00A40855">
        <w:rPr>
          <w:rFonts w:ascii="Courier New" w:hAnsi="Courier New" w:cs="Courier New"/>
          <w:b/>
        </w:rPr>
        <w:t>–h</w:t>
      </w:r>
      <w:r>
        <w:t xml:space="preserve"> or </w:t>
      </w:r>
      <w:r w:rsidRPr="00A40855">
        <w:rPr>
          <w:rFonts w:ascii="Courier New" w:hAnsi="Courier New" w:cs="Courier New"/>
          <w:b/>
        </w:rPr>
        <w:t>–help</w:t>
      </w:r>
      <w:r>
        <w:t xml:space="preserve"> flags for additional instructions.</w:t>
      </w:r>
    </w:p>
    <w:p w14:paraId="0984016C" w14:textId="77777777" w:rsidR="00871D7E" w:rsidRDefault="00871D7E" w:rsidP="00871D7E">
      <w:r>
        <w:t xml:space="preserve">The </w:t>
      </w:r>
      <w:r w:rsidRPr="005E0CE3">
        <w:rPr>
          <w:b/>
        </w:rPr>
        <w:t>tab</w:t>
      </w:r>
      <w:r>
        <w:t xml:space="preserve"> key autocompletes your statement.</w:t>
      </w:r>
    </w:p>
    <w:p w14:paraId="283743E8" w14:textId="77777777" w:rsidR="00871D7E" w:rsidRPr="000A2242" w:rsidRDefault="00871D7E" w:rsidP="00871D7E">
      <w:pPr>
        <w:pStyle w:val="Heading3"/>
      </w:pPr>
      <w:r w:rsidRPr="000A2242">
        <w:t>Adding and removing files</w:t>
      </w:r>
    </w:p>
    <w:p w14:paraId="6B34F38B" w14:textId="665BB1CB" w:rsidR="00871D7E" w:rsidRDefault="00871D7E" w:rsidP="00871D7E">
      <w:r>
        <w:t xml:space="preserve">To create a new item use the </w:t>
      </w:r>
      <w:r w:rsidRPr="00871CAE">
        <w:rPr>
          <w:rFonts w:ascii="Courier New" w:hAnsi="Courier New" w:cs="Courier New"/>
          <w:b/>
        </w:rPr>
        <w:t>ni</w:t>
      </w:r>
      <w:r>
        <w:t xml:space="preserve"> command.  This might not seem useful with Visual Studio 2013 because any file added must also be added to your project file.  Visual Studio 2015 does </w:t>
      </w:r>
      <w:del w:id="336" w:author="Nandita" w:date="2015-06-26T12:57:00Z">
        <w:r w:rsidDel="00D9419F">
          <w:delText>nto</w:delText>
        </w:r>
      </w:del>
      <w:ins w:id="337" w:author="Nandita" w:date="2015-06-26T12:57:00Z">
        <w:r w:rsidR="00D9419F">
          <w:t>not</w:t>
        </w:r>
      </w:ins>
      <w:r>
        <w:t xml:space="preserve"> have a project file needing updates.  Instead a Glob pattern is used to determine what files should and should not be included in the project.  That being the case, suddenly, </w:t>
      </w:r>
      <w:r w:rsidRPr="00871CAE">
        <w:rPr>
          <w:rFonts w:ascii="Courier New" w:hAnsi="Courier New" w:cs="Courier New"/>
          <w:b/>
        </w:rPr>
        <w:t>ni</w:t>
      </w:r>
      <w:r>
        <w:t xml:space="preserve"> makes more sense.</w:t>
      </w:r>
    </w:p>
    <w:p w14:paraId="69701AA6" w14:textId="77777777" w:rsidR="00B86EE5" w:rsidRPr="00B86EE5" w:rsidRDefault="00B86EE5" w:rsidP="00871D7E">
      <w:pPr>
        <w:rPr>
          <w:b/>
        </w:rPr>
      </w:pPr>
      <w:r w:rsidRPr="00B86EE5">
        <w:rPr>
          <w:b/>
        </w:rPr>
        <w:t>Adding files</w:t>
      </w:r>
    </w:p>
    <w:p w14:paraId="0CBB3597" w14:textId="77777777" w:rsidR="00871D7E" w:rsidRDefault="00871D7E" w:rsidP="00871D7E">
      <w:r w:rsidRPr="00E57F88">
        <w:rPr>
          <w:rFonts w:ascii="Courier New" w:hAnsi="Courier New" w:cs="Courier New"/>
        </w:rPr>
        <w:t>ni newjsfile.js -type file</w:t>
      </w:r>
    </w:p>
    <w:p w14:paraId="050388D2" w14:textId="77777777" w:rsidR="00871D7E" w:rsidRDefault="00871D7E" w:rsidP="00871D7E">
      <w:pPr>
        <w:rPr>
          <w:rFonts w:ascii="Courier New" w:hAnsi="Courier New" w:cs="Courier New"/>
        </w:rPr>
      </w:pPr>
      <w:r w:rsidRPr="003350E2">
        <w:rPr>
          <w:rFonts w:ascii="Courier New" w:hAnsi="Courier New" w:cs="Courier New"/>
        </w:rPr>
        <w:t>new-item newjsfile.js –type file</w:t>
      </w:r>
    </w:p>
    <w:p w14:paraId="73A4A525" w14:textId="77777777" w:rsidR="00B86EE5" w:rsidRDefault="00B86EE5" w:rsidP="00871D7E">
      <w:pPr>
        <w:rPr>
          <w:rFonts w:ascii="Courier New" w:hAnsi="Courier New" w:cs="Courier New"/>
        </w:rPr>
      </w:pPr>
    </w:p>
    <w:p w14:paraId="0E6079E0" w14:textId="77777777" w:rsidR="00B86EE5" w:rsidRPr="00B86EE5" w:rsidRDefault="00B86EE5" w:rsidP="00B86EE5">
      <w:pPr>
        <w:rPr>
          <w:b/>
        </w:rPr>
      </w:pPr>
      <w:r w:rsidRPr="00B86EE5">
        <w:rPr>
          <w:b/>
        </w:rPr>
        <w:t>Removing files</w:t>
      </w:r>
    </w:p>
    <w:p w14:paraId="26303C8D" w14:textId="77777777" w:rsidR="00871D7E" w:rsidRDefault="00871D7E" w:rsidP="00871D7E">
      <w:r w:rsidRPr="003350E2">
        <w:rPr>
          <w:rFonts w:ascii="Courier New" w:hAnsi="Courier New" w:cs="Courier New"/>
        </w:rPr>
        <w:t>ri newjsfile.js</w:t>
      </w:r>
      <w:r>
        <w:t xml:space="preserve"> or </w:t>
      </w:r>
      <w:r w:rsidRPr="003350E2">
        <w:rPr>
          <w:rFonts w:ascii="Courier New" w:hAnsi="Courier New" w:cs="Courier New"/>
        </w:rPr>
        <w:t>remove-item newjsfile.js</w:t>
      </w:r>
    </w:p>
    <w:p w14:paraId="238FAD37" w14:textId="77777777" w:rsidR="00871D7E" w:rsidRDefault="00871D7E" w:rsidP="00871D7E"/>
    <w:p w14:paraId="59F4CF1A" w14:textId="77777777" w:rsidR="00871D7E" w:rsidRDefault="00871D7E" w:rsidP="00871D7E">
      <w:pPr>
        <w:pStyle w:val="Heading2"/>
      </w:pPr>
      <w:r>
        <w:lastRenderedPageBreak/>
        <w:t>Installing NodeJS and NPM Packages</w:t>
      </w:r>
    </w:p>
    <w:p w14:paraId="1FB9F429" w14:textId="77777777" w:rsidR="00871D7E" w:rsidRDefault="00871D7E" w:rsidP="00871D7E">
      <w:r>
        <w:t>Install NodeJS from:</w:t>
      </w:r>
    </w:p>
    <w:p w14:paraId="3BD888F5" w14:textId="77777777" w:rsidR="00871D7E" w:rsidRDefault="009032BC" w:rsidP="0050272F">
      <w:hyperlink r:id="rId73" w:history="1">
        <w:r w:rsidR="00871D7E" w:rsidRPr="00364FBB">
          <w:rPr>
            <w:rStyle w:val="Hyperlink"/>
          </w:rPr>
          <w:t>https://nodejs.org/</w:t>
        </w:r>
      </w:hyperlink>
      <w:r w:rsidR="0050272F">
        <w:t xml:space="preserve"> </w:t>
      </w:r>
    </w:p>
    <w:p w14:paraId="7D0B0474" w14:textId="77777777" w:rsidR="00871D7E" w:rsidRDefault="00871D7E" w:rsidP="00871D7E">
      <w:r>
        <w:t>Install NPM packages with the following syntax</w:t>
      </w:r>
    </w:p>
    <w:p w14:paraId="2AB6D419" w14:textId="77777777" w:rsidR="00871D7E" w:rsidRDefault="00871D7E" w:rsidP="00871D7E">
      <w:pPr>
        <w:rPr>
          <w:rFonts w:ascii="Courier New" w:hAnsi="Courier New" w:cs="Courier New"/>
        </w:rPr>
      </w:pPr>
      <w:r w:rsidRPr="005708BE">
        <w:rPr>
          <w:rFonts w:ascii="Courier New" w:hAnsi="Courier New" w:cs="Courier New"/>
        </w:rPr>
        <w:t xml:space="preserve">npm install </w:t>
      </w:r>
      <w:r>
        <w:rPr>
          <w:rFonts w:ascii="Courier New" w:hAnsi="Courier New" w:cs="Courier New"/>
        </w:rPr>
        <w:t>[global option –</w:t>
      </w:r>
      <w:r w:rsidRPr="005708BE">
        <w:rPr>
          <w:rFonts w:ascii="Courier New" w:hAnsi="Courier New" w:cs="Courier New"/>
        </w:rPr>
        <w:t>g</w:t>
      </w:r>
      <w:r>
        <w:rPr>
          <w:rFonts w:ascii="Courier New" w:hAnsi="Courier New" w:cs="Courier New"/>
        </w:rPr>
        <w:t>]</w:t>
      </w:r>
      <w:r w:rsidRPr="005708BE">
        <w:rPr>
          <w:rFonts w:ascii="Courier New" w:hAnsi="Courier New" w:cs="Courier New"/>
        </w:rPr>
        <w:t xml:space="preserve"> </w:t>
      </w:r>
      <w:r>
        <w:rPr>
          <w:rFonts w:ascii="Courier New" w:hAnsi="Courier New" w:cs="Courier New"/>
        </w:rPr>
        <w:t>[package-name] [options]</w:t>
      </w:r>
    </w:p>
    <w:p w14:paraId="42F38398" w14:textId="66C09A9A" w:rsidR="00871D7E" w:rsidRDefault="00871D7E" w:rsidP="00871D7E">
      <w:r>
        <w:t xml:space="preserve">Example:  (You need to install </w:t>
      </w:r>
      <w:ins w:id="338" w:author="Nandita" w:date="2015-06-26T12:58:00Z">
        <w:r w:rsidR="00D9419F">
          <w:t>G</w:t>
        </w:r>
      </w:ins>
      <w:del w:id="339" w:author="Nandita" w:date="2015-06-26T12:58:00Z">
        <w:r w:rsidDel="00D9419F">
          <w:delText>g</w:delText>
        </w:r>
      </w:del>
      <w:r>
        <w:t>ulp both locally and globally)</w:t>
      </w:r>
    </w:p>
    <w:p w14:paraId="130C471F" w14:textId="77777777" w:rsidR="00871D7E" w:rsidRDefault="00871D7E" w:rsidP="00871D7E">
      <w:pPr>
        <w:rPr>
          <w:rFonts w:ascii="Courier New" w:hAnsi="Courier New" w:cs="Courier New"/>
        </w:rPr>
      </w:pPr>
      <w:r w:rsidRPr="009B65C2">
        <w:rPr>
          <w:rFonts w:ascii="Courier New" w:hAnsi="Courier New" w:cs="Courier New"/>
        </w:rPr>
        <w:t>npm install gulp --save-dev</w:t>
      </w:r>
    </w:p>
    <w:p w14:paraId="59112F20" w14:textId="77777777" w:rsidR="00871D7E" w:rsidRDefault="00871D7E" w:rsidP="00871D7E">
      <w:pPr>
        <w:rPr>
          <w:rFonts w:ascii="Courier New" w:hAnsi="Courier New" w:cs="Courier New"/>
        </w:rPr>
      </w:pPr>
      <w:r>
        <w:rPr>
          <w:rFonts w:ascii="Courier New" w:hAnsi="Courier New" w:cs="Courier New"/>
        </w:rPr>
        <w:t xml:space="preserve">npm install gulp </w:t>
      </w:r>
      <w:r w:rsidR="0050272F">
        <w:rPr>
          <w:rFonts w:ascii="Courier New" w:hAnsi="Courier New" w:cs="Courier New"/>
        </w:rPr>
        <w:t>–</w:t>
      </w:r>
      <w:r>
        <w:rPr>
          <w:rFonts w:ascii="Courier New" w:hAnsi="Courier New" w:cs="Courier New"/>
        </w:rPr>
        <w:t>g</w:t>
      </w:r>
    </w:p>
    <w:p w14:paraId="0349C7AE" w14:textId="77777777" w:rsidR="0050272F" w:rsidRDefault="0050272F" w:rsidP="00871D7E"/>
    <w:p w14:paraId="407E04A6" w14:textId="77777777" w:rsidR="00871D7E" w:rsidRDefault="009032BC" w:rsidP="00871D7E">
      <w:pPr>
        <w:rPr>
          <w:rStyle w:val="Hyperlink"/>
        </w:rPr>
      </w:pPr>
      <w:hyperlink r:id="rId74" w:history="1">
        <w:r w:rsidR="00871D7E" w:rsidRPr="00EF1BF6">
          <w:rPr>
            <w:rStyle w:val="Hyperlink"/>
          </w:rPr>
          <w:t>https://docs.npmjs.com/getting-started/installing-npm-packages-locally</w:t>
        </w:r>
      </w:hyperlink>
    </w:p>
    <w:p w14:paraId="3D85351D" w14:textId="77777777" w:rsidR="0050272F" w:rsidRPr="00CB2209" w:rsidRDefault="0050272F" w:rsidP="00871D7E"/>
    <w:p w14:paraId="3A537E17" w14:textId="77777777" w:rsidR="00871D7E" w:rsidRPr="00D210F8" w:rsidRDefault="0050272F" w:rsidP="00871D7E">
      <w:pPr>
        <w:pStyle w:val="Heading2"/>
      </w:pPr>
      <w:r>
        <w:t xml:space="preserve">NPM </w:t>
      </w:r>
      <w:r w:rsidR="00871D7E">
        <w:t>Version updates</w:t>
      </w:r>
    </w:p>
    <w:p w14:paraId="3019090E" w14:textId="14154CBB" w:rsidR="00871D7E" w:rsidRDefault="00871D7E" w:rsidP="00871D7E">
      <w:r>
        <w:t>There are multiple options for keeping NPM packages up to date.  The approach you choose might depend on your development workflow and automated testing solution</w:t>
      </w:r>
      <w:del w:id="340" w:author="Nandita" w:date="2015-06-26T12:59:00Z">
        <w:r w:rsidDel="00D9419F">
          <w:delText xml:space="preserve">.  IE: </w:delText>
        </w:r>
      </w:del>
      <w:ins w:id="341" w:author="Nandita" w:date="2015-06-26T12:59:00Z">
        <w:r w:rsidR="00D9419F">
          <w:t>, i.e., i</w:t>
        </w:r>
      </w:ins>
      <w:del w:id="342" w:author="Nandita" w:date="2015-06-26T12:59:00Z">
        <w:r w:rsidDel="00D9419F">
          <w:delText>I</w:delText>
        </w:r>
      </w:del>
      <w:r>
        <w:t>f you have good automated testing</w:t>
      </w:r>
      <w:ins w:id="343" w:author="Nandita" w:date="2015-06-26T12:59:00Z">
        <w:r w:rsidR="00D9419F">
          <w:t>,</w:t>
        </w:r>
      </w:ins>
      <w:r>
        <w:t xml:space="preserve"> it might be safe to allow the latest versions.  If not</w:t>
      </w:r>
      <w:ins w:id="344" w:author="Nandita" w:date="2015-06-26T13:00:00Z">
        <w:r w:rsidR="00D9419F">
          <w:t>,</w:t>
        </w:r>
      </w:ins>
      <w:r>
        <w:t xml:space="preserve"> </w:t>
      </w:r>
      <w:del w:id="345" w:author="Nandita" w:date="2015-06-26T13:00:00Z">
        <w:r w:rsidDel="00D9419F">
          <w:delText xml:space="preserve">then </w:delText>
        </w:r>
      </w:del>
      <w:r>
        <w:t xml:space="preserve">you might want to choose a more deliberate approach to </w:t>
      </w:r>
      <w:del w:id="346" w:author="Nandita" w:date="2015-06-26T13:00:00Z">
        <w:r w:rsidDel="00D9419F">
          <w:delText xml:space="preserve">npm </w:delText>
        </w:r>
      </w:del>
      <w:ins w:id="347" w:author="Nandita" w:date="2015-06-26T13:00:00Z">
        <w:r w:rsidR="00D9419F">
          <w:t xml:space="preserve">NPM </w:t>
        </w:r>
      </w:ins>
      <w:r>
        <w:t>versioning.</w:t>
      </w:r>
    </w:p>
    <w:p w14:paraId="4B7D299D" w14:textId="77777777" w:rsidR="00871D7E" w:rsidRDefault="00871D7E" w:rsidP="0050272F">
      <w:pPr>
        <w:pStyle w:val="Heading3"/>
      </w:pPr>
      <w:r>
        <w:t>Version updates: Option 1 – Using node tools</w:t>
      </w:r>
    </w:p>
    <w:p w14:paraId="1BB24979" w14:textId="302F642F" w:rsidR="00871D7E" w:rsidRPr="00A000E7" w:rsidRDefault="00871D7E" w:rsidP="00871D7E">
      <w:pPr>
        <w:rPr>
          <w:b/>
        </w:rPr>
      </w:pPr>
      <w:r w:rsidRPr="00A000E7">
        <w:rPr>
          <w:b/>
        </w:rPr>
        <w:t xml:space="preserve">Check to see which </w:t>
      </w:r>
      <w:del w:id="348" w:author="Nandita" w:date="2015-06-26T13:00:00Z">
        <w:r w:rsidRPr="00A000E7" w:rsidDel="00D9419F">
          <w:rPr>
            <w:b/>
          </w:rPr>
          <w:delText xml:space="preserve">npm </w:delText>
        </w:r>
      </w:del>
      <w:ins w:id="349" w:author="Nandita" w:date="2015-06-26T13:00:00Z">
        <w:r w:rsidR="00D9419F">
          <w:rPr>
            <w:b/>
          </w:rPr>
          <w:t>NPM</w:t>
        </w:r>
        <w:r w:rsidR="00D9419F" w:rsidRPr="00A000E7">
          <w:rPr>
            <w:b/>
          </w:rPr>
          <w:t xml:space="preserve"> </w:t>
        </w:r>
      </w:ins>
      <w:r w:rsidRPr="00A000E7">
        <w:rPr>
          <w:b/>
        </w:rPr>
        <w:t>packages are out of date</w:t>
      </w:r>
    </w:p>
    <w:p w14:paraId="21B96DD7" w14:textId="77777777" w:rsidR="00871D7E" w:rsidRPr="00A000E7" w:rsidRDefault="00871D7E" w:rsidP="00871D7E">
      <w:r w:rsidRPr="00A000E7">
        <w:t>Display colored rows</w:t>
      </w:r>
    </w:p>
    <w:p w14:paraId="61B7A480" w14:textId="77777777" w:rsidR="00871D7E" w:rsidRDefault="00871D7E" w:rsidP="00871D7E">
      <w:pPr>
        <w:rPr>
          <w:rFonts w:ascii="Courier New" w:hAnsi="Courier New" w:cs="Courier New"/>
        </w:rPr>
      </w:pPr>
      <w:r w:rsidRPr="00C83644">
        <w:rPr>
          <w:rFonts w:ascii="Courier New" w:hAnsi="Courier New" w:cs="Courier New"/>
        </w:rPr>
        <w:t>npm outdated -–depth=0</w:t>
      </w:r>
    </w:p>
    <w:p w14:paraId="5D2EA2B5" w14:textId="77777777" w:rsidR="00871D7E" w:rsidRPr="00A000E7" w:rsidRDefault="00871D7E" w:rsidP="00871D7E">
      <w:pPr>
        <w:rPr>
          <w:rFonts w:cs="Courier New"/>
        </w:rPr>
      </w:pPr>
      <w:r w:rsidRPr="00A000E7">
        <w:rPr>
          <w:rFonts w:cs="Courier New"/>
        </w:rPr>
        <w:t>Display in json which includes current, wanted, latest version numbers</w:t>
      </w:r>
    </w:p>
    <w:p w14:paraId="6124DC48" w14:textId="77777777" w:rsidR="00871D7E" w:rsidRDefault="00871D7E" w:rsidP="00871D7E">
      <w:pPr>
        <w:rPr>
          <w:rFonts w:ascii="Courier New" w:hAnsi="Courier New" w:cs="Courier New"/>
        </w:rPr>
      </w:pPr>
      <w:r w:rsidRPr="00C83644">
        <w:rPr>
          <w:rFonts w:ascii="Courier New" w:hAnsi="Courier New" w:cs="Courier New"/>
        </w:rPr>
        <w:t>npm outdated –-json -–depth=0</w:t>
      </w:r>
    </w:p>
    <w:p w14:paraId="5E23B0E3" w14:textId="77777777" w:rsidR="00871D7E" w:rsidRDefault="00871D7E" w:rsidP="00871D7E">
      <w:pPr>
        <w:rPr>
          <w:rFonts w:ascii="Courier New" w:hAnsi="Courier New" w:cs="Courier New"/>
        </w:rPr>
      </w:pPr>
      <w:r>
        <w:rPr>
          <w:noProof/>
        </w:rPr>
        <w:lastRenderedPageBreak/>
        <w:drawing>
          <wp:inline distT="0" distB="0" distL="0" distR="0" wp14:anchorId="30D60355" wp14:editId="1D4AAF38">
            <wp:extent cx="4495800" cy="283560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8002" cy="2843304"/>
                    </a:xfrm>
                    <a:prstGeom prst="rect">
                      <a:avLst/>
                    </a:prstGeom>
                  </pic:spPr>
                </pic:pic>
              </a:graphicData>
            </a:graphic>
          </wp:inline>
        </w:drawing>
      </w:r>
    </w:p>
    <w:p w14:paraId="1A45E28A" w14:textId="25232210" w:rsidR="00871D7E" w:rsidRDefault="00871D7E" w:rsidP="00871D7E">
      <w:pPr>
        <w:rPr>
          <w:rFonts w:cs="Courier New"/>
        </w:rPr>
      </w:pPr>
      <w:r>
        <w:rPr>
          <w:rFonts w:cs="Courier New"/>
        </w:rPr>
        <w:t>Note: Not all your packages will be displayed.  Only the outdated packages</w:t>
      </w:r>
      <w:ins w:id="350" w:author="Nandita" w:date="2015-06-26T13:01:00Z">
        <w:r w:rsidR="00D9419F">
          <w:rPr>
            <w:rFonts w:cs="Courier New"/>
          </w:rPr>
          <w:t xml:space="preserve"> will be displayed</w:t>
        </w:r>
      </w:ins>
      <w:r>
        <w:rPr>
          <w:rFonts w:cs="Courier New"/>
        </w:rPr>
        <w:t>.</w:t>
      </w:r>
    </w:p>
    <w:p w14:paraId="06107518" w14:textId="77777777" w:rsidR="00871D7E" w:rsidRPr="00D80066" w:rsidRDefault="00871D7E" w:rsidP="00871D7E">
      <w:pPr>
        <w:rPr>
          <w:rFonts w:cs="Courier New"/>
        </w:rPr>
      </w:pPr>
      <w:r>
        <w:rPr>
          <w:rFonts w:cs="Courier New"/>
        </w:rPr>
        <w:t>Note: If you modify the command to include “-g” then you’ll get a list of your outdated global packages.</w:t>
      </w:r>
    </w:p>
    <w:p w14:paraId="4068CC98" w14:textId="77777777" w:rsidR="00871D7E" w:rsidRPr="00A000E7" w:rsidRDefault="00871D7E" w:rsidP="00871D7E">
      <w:pPr>
        <w:rPr>
          <w:b/>
        </w:rPr>
      </w:pPr>
      <w:r>
        <w:rPr>
          <w:b/>
        </w:rPr>
        <w:t xml:space="preserve">To update </w:t>
      </w:r>
      <w:r w:rsidRPr="00A000E7">
        <w:rPr>
          <w:b/>
        </w:rPr>
        <w:t>package</w:t>
      </w:r>
      <w:r>
        <w:rPr>
          <w:b/>
        </w:rPr>
        <w:t>s one at a time</w:t>
      </w:r>
    </w:p>
    <w:p w14:paraId="0F7DC9E0" w14:textId="77777777" w:rsidR="00871D7E" w:rsidRPr="002E25D1" w:rsidRDefault="00871D7E" w:rsidP="00871D7E">
      <w:pPr>
        <w:rPr>
          <w:rFonts w:ascii="Courier New" w:hAnsi="Courier New" w:cs="Courier New"/>
        </w:rPr>
      </w:pPr>
      <w:r w:rsidRPr="002E25D1">
        <w:rPr>
          <w:rFonts w:ascii="Courier New" w:hAnsi="Courier New" w:cs="Courier New"/>
        </w:rPr>
        <w:t>npm install [package-name]@* [save?]</w:t>
      </w:r>
    </w:p>
    <w:p w14:paraId="67B64401" w14:textId="77777777" w:rsidR="00871D7E" w:rsidRPr="002E25D1" w:rsidRDefault="00871D7E" w:rsidP="00871D7E">
      <w:pPr>
        <w:rPr>
          <w:rFonts w:ascii="Courier New" w:hAnsi="Courier New" w:cs="Courier New"/>
        </w:rPr>
      </w:pPr>
      <w:r w:rsidRPr="002E25D1">
        <w:rPr>
          <w:rFonts w:ascii="Courier New" w:hAnsi="Courier New" w:cs="Courier New"/>
        </w:rPr>
        <w:t xml:space="preserve">npm install </w:t>
      </w:r>
      <w:r>
        <w:rPr>
          <w:rFonts w:ascii="Courier New" w:hAnsi="Courier New" w:cs="Courier New"/>
        </w:rPr>
        <w:t>grunt-contrib-uglify</w:t>
      </w:r>
      <w:r w:rsidRPr="002E25D1">
        <w:rPr>
          <w:rFonts w:ascii="Courier New" w:hAnsi="Courier New" w:cs="Courier New"/>
        </w:rPr>
        <w:t>@* --save</w:t>
      </w:r>
      <w:r>
        <w:rPr>
          <w:rFonts w:ascii="Courier New" w:hAnsi="Courier New" w:cs="Courier New"/>
        </w:rPr>
        <w:t>-dev</w:t>
      </w:r>
    </w:p>
    <w:p w14:paraId="565BCBF4" w14:textId="77777777" w:rsidR="00871D7E" w:rsidRDefault="00871D7E" w:rsidP="0050272F">
      <w:pPr>
        <w:pStyle w:val="Heading3"/>
      </w:pPr>
      <w:r>
        <w:t>Version updates: Option 2 – Using npm-check-updates</w:t>
      </w:r>
    </w:p>
    <w:p w14:paraId="1AAC3792" w14:textId="4FDE8220" w:rsidR="00871D7E" w:rsidRDefault="00871D7E" w:rsidP="00871D7E">
      <w:r>
        <w:t>Using the npm-check-updates package</w:t>
      </w:r>
      <w:ins w:id="351" w:author="Nandita" w:date="2015-06-26T13:01:00Z">
        <w:r w:rsidR="00D9419F">
          <w:t>,</w:t>
        </w:r>
      </w:ins>
      <w:r>
        <w:t xml:space="preserve"> you can keep all your packages updated.</w:t>
      </w:r>
    </w:p>
    <w:p w14:paraId="5BDC8D0A" w14:textId="77777777" w:rsidR="00871D7E" w:rsidRPr="00B974AD" w:rsidRDefault="009032BC" w:rsidP="00871D7E">
      <w:hyperlink r:id="rId76" w:history="1">
        <w:r w:rsidR="00871D7E" w:rsidRPr="00B974AD">
          <w:rPr>
            <w:rStyle w:val="Hyperlink"/>
          </w:rPr>
          <w:t>https://www.npmjs.com/package/npm-check-updates</w:t>
        </w:r>
      </w:hyperlink>
    </w:p>
    <w:p w14:paraId="371BB0E5" w14:textId="77777777" w:rsidR="00871D7E" w:rsidRPr="00B974AD" w:rsidRDefault="00871D7E" w:rsidP="00871D7E">
      <w:pPr>
        <w:rPr>
          <w:rFonts w:ascii="Courier New" w:hAnsi="Courier New" w:cs="Courier New"/>
        </w:rPr>
      </w:pPr>
      <w:r w:rsidRPr="00B974AD">
        <w:rPr>
          <w:rFonts w:ascii="Courier New" w:hAnsi="Courier New" w:cs="Courier New"/>
        </w:rPr>
        <w:t>npm install -g npm-check-updates</w:t>
      </w:r>
    </w:p>
    <w:p w14:paraId="3C5E0920" w14:textId="77777777" w:rsidR="00871D7E" w:rsidRPr="00577308" w:rsidRDefault="00871D7E" w:rsidP="00871D7E">
      <w:r w:rsidRPr="00577308">
        <w:t>Then execute the following command to see what packages can be updated.</w:t>
      </w:r>
    </w:p>
    <w:p w14:paraId="7E90D27C" w14:textId="77777777" w:rsidR="00871D7E" w:rsidRPr="00577308" w:rsidRDefault="00871D7E" w:rsidP="00871D7E">
      <w:pPr>
        <w:rPr>
          <w:rFonts w:ascii="Courier New" w:hAnsi="Courier New" w:cs="Courier New"/>
        </w:rPr>
      </w:pPr>
      <w:r w:rsidRPr="00577308">
        <w:rPr>
          <w:rFonts w:ascii="Courier New" w:hAnsi="Courier New" w:cs="Courier New"/>
        </w:rPr>
        <w:t>npm-check-updates</w:t>
      </w:r>
    </w:p>
    <w:p w14:paraId="14E7D24A" w14:textId="77777777" w:rsidR="00871D7E" w:rsidRDefault="00871D7E" w:rsidP="00871D7E">
      <w:r>
        <w:rPr>
          <w:noProof/>
        </w:rPr>
        <w:lastRenderedPageBreak/>
        <w:drawing>
          <wp:inline distT="0" distB="0" distL="0" distR="0" wp14:anchorId="5530BAEE" wp14:editId="49801028">
            <wp:extent cx="4838700" cy="3051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47517" cy="3057444"/>
                    </a:xfrm>
                    <a:prstGeom prst="rect">
                      <a:avLst/>
                    </a:prstGeom>
                  </pic:spPr>
                </pic:pic>
              </a:graphicData>
            </a:graphic>
          </wp:inline>
        </w:drawing>
      </w:r>
    </w:p>
    <w:p w14:paraId="1C7B2273" w14:textId="77777777" w:rsidR="00871D7E" w:rsidRDefault="00871D7E" w:rsidP="00871D7E">
      <w:r>
        <w:t>To upgrade all your packages</w:t>
      </w:r>
    </w:p>
    <w:p w14:paraId="3AE546C8" w14:textId="77777777" w:rsidR="00871D7E" w:rsidRDefault="00871D7E" w:rsidP="00871D7E">
      <w:pPr>
        <w:rPr>
          <w:rFonts w:ascii="Courier New" w:hAnsi="Courier New" w:cs="Courier New"/>
        </w:rPr>
      </w:pPr>
      <w:r w:rsidRPr="00577308">
        <w:rPr>
          <w:rFonts w:ascii="Courier New" w:hAnsi="Courier New" w:cs="Courier New"/>
        </w:rPr>
        <w:t>npm-check-updates</w:t>
      </w:r>
      <w:r>
        <w:rPr>
          <w:rFonts w:ascii="Courier New" w:hAnsi="Courier New" w:cs="Courier New"/>
        </w:rPr>
        <w:t xml:space="preserve"> –u </w:t>
      </w:r>
      <w:r w:rsidRPr="00233D93">
        <w:rPr>
          <w:rFonts w:cs="Courier New"/>
        </w:rPr>
        <w:t>[</w:t>
      </w:r>
      <w:r>
        <w:rPr>
          <w:rFonts w:ascii="Courier New" w:hAnsi="Courier New" w:cs="Courier New"/>
        </w:rPr>
        <w:t>-g</w:t>
      </w:r>
      <w:r w:rsidRPr="00233D93">
        <w:rPr>
          <w:rFonts w:cs="Courier New"/>
        </w:rPr>
        <w:t xml:space="preserve"> option for global packages]</w:t>
      </w:r>
    </w:p>
    <w:p w14:paraId="08D9388E" w14:textId="77777777" w:rsidR="00871D7E" w:rsidRDefault="00871D7E" w:rsidP="00871D7E">
      <w:pPr>
        <w:rPr>
          <w:rFonts w:cs="Courier New"/>
        </w:rPr>
      </w:pPr>
      <w:r>
        <w:rPr>
          <w:rFonts w:cs="Courier New"/>
        </w:rPr>
        <w:t>Now your package.json is updated.</w:t>
      </w:r>
    </w:p>
    <w:p w14:paraId="105B6785" w14:textId="63DEB5F0" w:rsidR="00871D7E" w:rsidRDefault="00871D7E" w:rsidP="00871D7E">
      <w:pPr>
        <w:rPr>
          <w:rFonts w:cs="Courier New"/>
        </w:rPr>
      </w:pPr>
      <w:r>
        <w:rPr>
          <w:rFonts w:cs="Courier New"/>
        </w:rPr>
        <w:t xml:space="preserve">Then execute an </w:t>
      </w:r>
      <w:del w:id="352" w:author="Nandita" w:date="2015-06-26T13:01:00Z">
        <w:r w:rsidDel="00D9419F">
          <w:rPr>
            <w:rFonts w:cs="Courier New"/>
          </w:rPr>
          <w:delText xml:space="preserve">npm </w:delText>
        </w:r>
      </w:del>
      <w:ins w:id="353" w:author="Nandita" w:date="2015-06-26T13:01:00Z">
        <w:r w:rsidR="00D9419F">
          <w:rPr>
            <w:rFonts w:cs="Courier New"/>
          </w:rPr>
          <w:t xml:space="preserve">NPM </w:t>
        </w:r>
      </w:ins>
      <w:r>
        <w:rPr>
          <w:rFonts w:cs="Courier New"/>
        </w:rPr>
        <w:t>install to update the package installations.</w:t>
      </w:r>
    </w:p>
    <w:p w14:paraId="1D9F1B2E" w14:textId="77777777" w:rsidR="00871D7E" w:rsidRPr="0056381B" w:rsidRDefault="00871D7E" w:rsidP="00871D7E">
      <w:pPr>
        <w:rPr>
          <w:rFonts w:ascii="Courier New" w:hAnsi="Courier New" w:cs="Courier New"/>
        </w:rPr>
      </w:pPr>
      <w:r w:rsidRPr="0056381B">
        <w:rPr>
          <w:rFonts w:ascii="Courier New" w:hAnsi="Courier New" w:cs="Courier New"/>
        </w:rPr>
        <w:t>npm install</w:t>
      </w:r>
      <w:r>
        <w:rPr>
          <w:rFonts w:ascii="Courier New" w:hAnsi="Courier New" w:cs="Courier New"/>
        </w:rPr>
        <w:t xml:space="preserve"> </w:t>
      </w:r>
      <w:r w:rsidRPr="00233D93">
        <w:rPr>
          <w:rFonts w:cs="Courier New"/>
        </w:rPr>
        <w:t>[</w:t>
      </w:r>
      <w:r>
        <w:rPr>
          <w:rFonts w:ascii="Courier New" w:hAnsi="Courier New" w:cs="Courier New"/>
        </w:rPr>
        <w:t>-g</w:t>
      </w:r>
      <w:r w:rsidRPr="00233D93">
        <w:rPr>
          <w:rFonts w:cs="Courier New"/>
        </w:rPr>
        <w:t xml:space="preserve"> option for global packages]</w:t>
      </w:r>
    </w:p>
    <w:p w14:paraId="7BE28096" w14:textId="77777777" w:rsidR="00871D7E" w:rsidRDefault="00871D7E" w:rsidP="00871D7E">
      <w:pPr>
        <w:rPr>
          <w:rFonts w:cs="Courier New"/>
        </w:rPr>
      </w:pPr>
    </w:p>
    <w:p w14:paraId="3B6BE245" w14:textId="77777777" w:rsidR="00871D7E" w:rsidRDefault="00871D7E" w:rsidP="0050272F">
      <w:pPr>
        <w:pStyle w:val="Heading3"/>
      </w:pPr>
      <w:r>
        <w:t>npm versioning semantics</w:t>
      </w:r>
    </w:p>
    <w:p w14:paraId="34D43A92" w14:textId="77777777" w:rsidR="00871D7E" w:rsidRDefault="009032BC" w:rsidP="00871D7E">
      <w:pPr>
        <w:rPr>
          <w:rFonts w:cs="Courier New"/>
        </w:rPr>
      </w:pPr>
      <w:hyperlink r:id="rId78" w:history="1">
        <w:r w:rsidR="00871D7E" w:rsidRPr="00513608">
          <w:rPr>
            <w:rStyle w:val="Hyperlink"/>
            <w:rFonts w:cs="Courier New"/>
          </w:rPr>
          <w:t>https://docs.npmjs.com/misc/semver</w:t>
        </w:r>
      </w:hyperlink>
    </w:p>
    <w:p w14:paraId="4CD7D425" w14:textId="77777777" w:rsidR="00871D7E" w:rsidRDefault="009032BC" w:rsidP="00871D7E">
      <w:pPr>
        <w:rPr>
          <w:rFonts w:cs="Courier New"/>
        </w:rPr>
      </w:pPr>
      <w:hyperlink r:id="rId79" w:history="1">
        <w:r w:rsidR="00871D7E" w:rsidRPr="00513608">
          <w:rPr>
            <w:rStyle w:val="Hyperlink"/>
            <w:rFonts w:cs="Courier New"/>
          </w:rPr>
          <w:t>http://semver.org/</w:t>
        </w:r>
      </w:hyperlink>
    </w:p>
    <w:p w14:paraId="0EF278DE" w14:textId="77777777" w:rsidR="00871D7E" w:rsidRDefault="00871D7E" w:rsidP="00871D7E"/>
    <w:p w14:paraId="0713A5EF" w14:textId="77777777" w:rsidR="009C6FFA" w:rsidRDefault="009C6FFA" w:rsidP="009C6FFA"/>
    <w:p w14:paraId="17D167AA" w14:textId="77777777" w:rsidR="009C6FFA" w:rsidRDefault="009C6FFA" w:rsidP="009C6FFA"/>
    <w:p w14:paraId="5782B42E" w14:textId="77777777" w:rsidR="009C6FFA" w:rsidRDefault="009C6FFA" w:rsidP="009C6FFA"/>
    <w:p w14:paraId="4C47373B" w14:textId="77777777" w:rsidR="009C6FFA" w:rsidRPr="00AD01A5" w:rsidRDefault="009C6FFA" w:rsidP="009C6FFA"/>
    <w:p w14:paraId="631EA933" w14:textId="77777777" w:rsidR="009C6FFA" w:rsidRPr="00AD01A5" w:rsidRDefault="009C6FFA" w:rsidP="009C6FFA"/>
    <w:p w14:paraId="2A4DF068" w14:textId="77777777" w:rsidR="009C6FFA" w:rsidRPr="00577308" w:rsidRDefault="009C6FFA" w:rsidP="009C6FFA">
      <w:pPr>
        <w:rPr>
          <w:rFonts w:cs="Courier New"/>
        </w:rPr>
      </w:pPr>
    </w:p>
    <w:p w14:paraId="0B0C8852" w14:textId="77777777" w:rsidR="009C6FFA" w:rsidRPr="00577308" w:rsidRDefault="009C6FFA" w:rsidP="009C6FFA"/>
    <w:p w14:paraId="7AD670A7" w14:textId="77777777" w:rsidR="009C6FFA" w:rsidRPr="00577308" w:rsidRDefault="009C6FFA" w:rsidP="009C6FFA"/>
    <w:p w14:paraId="0FAC9FB9" w14:textId="77777777" w:rsidR="009C6FFA" w:rsidRPr="00577308" w:rsidRDefault="009C6FFA" w:rsidP="009C6FFA"/>
    <w:p w14:paraId="6C7822CB" w14:textId="77777777" w:rsidR="0081356B" w:rsidRPr="0081356B" w:rsidRDefault="0081356B" w:rsidP="0081356B">
      <w:pPr>
        <w:spacing w:before="0" w:after="0"/>
        <w:rPr>
          <w:rFonts w:ascii="Courier New" w:hAnsi="Courier New" w:cs="Courier New"/>
          <w:sz w:val="20"/>
        </w:rPr>
      </w:pPr>
    </w:p>
    <w:p w14:paraId="57DBB47D" w14:textId="77777777" w:rsidR="0081356B" w:rsidRPr="0081356B" w:rsidRDefault="0081356B" w:rsidP="00C21D6F">
      <w:pPr>
        <w:rPr>
          <w:rFonts w:cs="Courier New"/>
        </w:rPr>
      </w:pPr>
    </w:p>
    <w:sectPr w:rsidR="0081356B" w:rsidRPr="0081356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Nandita" w:date="2015-06-26T13:24:00Z" w:initials="N">
    <w:p w14:paraId="71ADF31B" w14:textId="6EDA1582" w:rsidR="00EF7AB0" w:rsidRDefault="00EF7AB0">
      <w:pPr>
        <w:pStyle w:val="CommentText"/>
      </w:pPr>
      <w:r>
        <w:rPr>
          <w:rStyle w:val="CommentReference"/>
        </w:rPr>
        <w:annotationRef/>
      </w:r>
      <w:r>
        <w:t>Please check if “address” would convey the meaning better, and please change, if so.</w:t>
      </w:r>
    </w:p>
  </w:comment>
  <w:comment w:id="18" w:author="Nandita" w:date="2015-06-26T14:54:00Z" w:initials="N">
    <w:p w14:paraId="6DD63534" w14:textId="7D8A13BA" w:rsidR="00C23CCB" w:rsidRDefault="00C23CCB">
      <w:pPr>
        <w:pStyle w:val="CommentText"/>
      </w:pPr>
      <w:r>
        <w:rPr>
          <w:rStyle w:val="CommentReference"/>
        </w:rPr>
        <w:annotationRef/>
      </w:r>
      <w:r>
        <w:t>If it will not change your meaning, please change this to “Creation of MAP files”.</w:t>
      </w:r>
    </w:p>
  </w:comment>
  <w:comment w:id="27" w:author="Nandita" w:date="2015-06-26T14:56:00Z" w:initials="N">
    <w:p w14:paraId="7570137D" w14:textId="4CA6C505" w:rsidR="00AC6355" w:rsidRDefault="00AC6355">
      <w:pPr>
        <w:pStyle w:val="CommentText"/>
      </w:pPr>
      <w:r>
        <w:rPr>
          <w:rStyle w:val="CommentReference"/>
        </w:rPr>
        <w:annotationRef/>
      </w:r>
      <w:r>
        <w:t>Please ensure my change retains your meaning.</w:t>
      </w:r>
    </w:p>
  </w:comment>
  <w:comment w:id="76" w:author="Nandita" w:date="2015-06-25T15:19:00Z" w:initials="N">
    <w:p w14:paraId="6DC1FD4B" w14:textId="3F1CD5C3" w:rsidR="00EF7AB0" w:rsidRDefault="00EF7AB0">
      <w:pPr>
        <w:pStyle w:val="CommentText"/>
      </w:pPr>
      <w:r>
        <w:rPr>
          <w:rStyle w:val="CommentReference"/>
        </w:rPr>
        <w:annotationRef/>
      </w:r>
      <w:r>
        <w:t xml:space="preserve">Please </w:t>
      </w:r>
      <w:r w:rsidR="00970A94">
        <w:t>ensure that</w:t>
      </w:r>
      <w:r>
        <w:t xml:space="preserve"> my addition of commas retains your meaning.</w:t>
      </w:r>
    </w:p>
  </w:comment>
  <w:comment w:id="113" w:author="Nandita" w:date="2015-06-26T15:15:00Z" w:initials="N">
    <w:p w14:paraId="5616574A" w14:textId="6AAF3F48" w:rsidR="00581A47" w:rsidRDefault="00581A47">
      <w:pPr>
        <w:pStyle w:val="CommentText"/>
      </w:pPr>
      <w:r>
        <w:rPr>
          <w:rStyle w:val="CommentReference"/>
        </w:rPr>
        <w:annotationRef/>
      </w:r>
      <w:r>
        <w:t>Please ensure this retains your meaning.</w:t>
      </w:r>
    </w:p>
  </w:comment>
  <w:comment w:id="137" w:author="Nandita" w:date="2015-06-25T15:32:00Z" w:initials="N">
    <w:p w14:paraId="04EBA5E8" w14:textId="7C1AD569" w:rsidR="00EF7AB0" w:rsidRDefault="00EF7AB0">
      <w:pPr>
        <w:pStyle w:val="CommentText"/>
      </w:pPr>
      <w:r>
        <w:rPr>
          <w:rStyle w:val="CommentReference"/>
        </w:rPr>
        <w:annotationRef/>
      </w:r>
      <w:r>
        <w:t>Please ensure that the hyphen does not change your meaning.</w:t>
      </w:r>
    </w:p>
  </w:comment>
  <w:comment w:id="174" w:author="Nandita" w:date="2015-06-25T15:52:00Z" w:initials="N">
    <w:p w14:paraId="452AAA0A" w14:textId="30EDA1FF" w:rsidR="00EF7AB0" w:rsidRDefault="00EF7AB0">
      <w:pPr>
        <w:pStyle w:val="CommentText"/>
      </w:pPr>
      <w:r>
        <w:rPr>
          <w:rStyle w:val="CommentReference"/>
        </w:rPr>
        <w:annotationRef/>
      </w:r>
      <w:r>
        <w:t xml:space="preserve">If it will not change the meaning, please change this part to “the application gets healthier.” </w:t>
      </w:r>
    </w:p>
  </w:comment>
  <w:comment w:id="212" w:author="Nandita" w:date="2015-06-25T16:01:00Z" w:initials="N">
    <w:p w14:paraId="23C5F3EE" w14:textId="31BF58B9" w:rsidR="00EF7AB0" w:rsidRDefault="00EF7AB0">
      <w:pPr>
        <w:pStyle w:val="CommentText"/>
      </w:pPr>
      <w:r>
        <w:rPr>
          <w:rStyle w:val="CommentReference"/>
        </w:rPr>
        <w:annotationRef/>
      </w:r>
      <w:r>
        <w:t>Please ensure this is correct.</w:t>
      </w:r>
    </w:p>
  </w:comment>
  <w:comment w:id="220" w:author="Nandita" w:date="2015-06-25T16:03:00Z" w:initials="N">
    <w:p w14:paraId="0BE61E4C" w14:textId="2216FD4C" w:rsidR="00EF7AB0" w:rsidRDefault="00EF7AB0">
      <w:pPr>
        <w:pStyle w:val="CommentText"/>
      </w:pPr>
      <w:r>
        <w:rPr>
          <w:rStyle w:val="CommentReference"/>
        </w:rPr>
        <w:annotationRef/>
      </w:r>
      <w:r>
        <w:t>Please remember to remove these in the final version.</w:t>
      </w:r>
    </w:p>
  </w:comment>
  <w:comment w:id="250" w:author="Nandita" w:date="2015-06-26T12:24:00Z" w:initials="N">
    <w:p w14:paraId="08E645E6" w14:textId="78E0F64C" w:rsidR="00EF7AB0" w:rsidRDefault="00EF7AB0">
      <w:pPr>
        <w:pStyle w:val="CommentText"/>
      </w:pPr>
      <w:r>
        <w:rPr>
          <w:rStyle w:val="CommentReference"/>
        </w:rPr>
        <w:annotationRef/>
      </w:r>
      <w:r>
        <w:t>Please check if this is correct since the meaning is unclear, at least to me.</w:t>
      </w:r>
    </w:p>
  </w:comment>
  <w:comment w:id="289" w:author="Nandita" w:date="2015-06-26T18:11:00Z" w:initials="N">
    <w:p w14:paraId="620103A7" w14:textId="2369D43A" w:rsidR="007C7968" w:rsidRDefault="007C7968">
      <w:pPr>
        <w:pStyle w:val="CommentText"/>
      </w:pPr>
      <w:r>
        <w:rPr>
          <w:rStyle w:val="CommentReference"/>
        </w:rPr>
        <w:annotationRef/>
      </w:r>
      <w:r>
        <w:t>Should this be “helps”? Please change, if so.</w:t>
      </w:r>
    </w:p>
  </w:comment>
  <w:comment w:id="333" w:author="Nandita" w:date="2015-06-26T13:12:00Z" w:initials="N">
    <w:p w14:paraId="3F4FB3C9" w14:textId="28A7D654" w:rsidR="00EF7AB0" w:rsidRDefault="00EF7AB0">
      <w:pPr>
        <w:pStyle w:val="CommentText"/>
      </w:pPr>
      <w:r>
        <w:rPr>
          <w:rStyle w:val="CommentReference"/>
        </w:rPr>
        <w:annotationRef/>
      </w:r>
      <w:r>
        <w:t>This heading is in a different color from similar headings above. Please check if this is okay.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ADF31B" w15:done="0"/>
  <w15:commentEx w15:paraId="6DD63534" w15:done="0"/>
  <w15:commentEx w15:paraId="7570137D" w15:done="0"/>
  <w15:commentEx w15:paraId="6DC1FD4B" w15:done="0"/>
  <w15:commentEx w15:paraId="5616574A" w15:done="0"/>
  <w15:commentEx w15:paraId="04EBA5E8" w15:done="0"/>
  <w15:commentEx w15:paraId="452AAA0A" w15:done="0"/>
  <w15:commentEx w15:paraId="23C5F3EE" w15:done="0"/>
  <w15:commentEx w15:paraId="0BE61E4C" w15:done="0"/>
  <w15:commentEx w15:paraId="08E645E6" w15:done="0"/>
  <w15:commentEx w15:paraId="620103A7" w15:done="0"/>
  <w15:commentEx w15:paraId="3F4FB3C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4C4FA0"/>
    <w:multiLevelType w:val="hybridMultilevel"/>
    <w:tmpl w:val="B7AA7406"/>
    <w:lvl w:ilvl="0" w:tplc="94DC6AD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C464B3"/>
    <w:multiLevelType w:val="hybridMultilevel"/>
    <w:tmpl w:val="AC50EA3E"/>
    <w:lvl w:ilvl="0" w:tplc="7E10ADC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436973"/>
    <w:multiLevelType w:val="hybridMultilevel"/>
    <w:tmpl w:val="28B060C6"/>
    <w:lvl w:ilvl="0" w:tplc="813C62F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5C0A58"/>
    <w:multiLevelType w:val="hybridMultilevel"/>
    <w:tmpl w:val="370057B8"/>
    <w:lvl w:ilvl="0" w:tplc="DAC660D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ndita">
    <w15:presenceInfo w15:providerId="None" w15:userId="Nandi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D94"/>
    <w:rsid w:val="00000883"/>
    <w:rsid w:val="00011590"/>
    <w:rsid w:val="00013C33"/>
    <w:rsid w:val="000170AD"/>
    <w:rsid w:val="00017AC0"/>
    <w:rsid w:val="00020417"/>
    <w:rsid w:val="00024C4B"/>
    <w:rsid w:val="00027102"/>
    <w:rsid w:val="00032E33"/>
    <w:rsid w:val="000332B8"/>
    <w:rsid w:val="000347B3"/>
    <w:rsid w:val="00037205"/>
    <w:rsid w:val="00037CEA"/>
    <w:rsid w:val="00042C85"/>
    <w:rsid w:val="00043DD8"/>
    <w:rsid w:val="00045B40"/>
    <w:rsid w:val="00050D9D"/>
    <w:rsid w:val="000555F5"/>
    <w:rsid w:val="00062813"/>
    <w:rsid w:val="00064E28"/>
    <w:rsid w:val="0007290F"/>
    <w:rsid w:val="0007350E"/>
    <w:rsid w:val="00073745"/>
    <w:rsid w:val="0008247B"/>
    <w:rsid w:val="00082FCD"/>
    <w:rsid w:val="00083290"/>
    <w:rsid w:val="00083403"/>
    <w:rsid w:val="000926B8"/>
    <w:rsid w:val="000A2242"/>
    <w:rsid w:val="000A3B49"/>
    <w:rsid w:val="000A41D6"/>
    <w:rsid w:val="000A60D9"/>
    <w:rsid w:val="000A6AF9"/>
    <w:rsid w:val="000B027A"/>
    <w:rsid w:val="000B20D3"/>
    <w:rsid w:val="000C20B1"/>
    <w:rsid w:val="000C2AF9"/>
    <w:rsid w:val="000D3572"/>
    <w:rsid w:val="000E1029"/>
    <w:rsid w:val="000E2592"/>
    <w:rsid w:val="000E4BAB"/>
    <w:rsid w:val="000F1182"/>
    <w:rsid w:val="000F1423"/>
    <w:rsid w:val="000F5D40"/>
    <w:rsid w:val="00101433"/>
    <w:rsid w:val="001015B3"/>
    <w:rsid w:val="001059C8"/>
    <w:rsid w:val="00105FD6"/>
    <w:rsid w:val="00112FAC"/>
    <w:rsid w:val="00124E81"/>
    <w:rsid w:val="0012741B"/>
    <w:rsid w:val="001323C0"/>
    <w:rsid w:val="00133C99"/>
    <w:rsid w:val="00136412"/>
    <w:rsid w:val="001369EF"/>
    <w:rsid w:val="0014044D"/>
    <w:rsid w:val="00140D0E"/>
    <w:rsid w:val="001433D7"/>
    <w:rsid w:val="00155045"/>
    <w:rsid w:val="001660CE"/>
    <w:rsid w:val="00170620"/>
    <w:rsid w:val="00170B4C"/>
    <w:rsid w:val="00171757"/>
    <w:rsid w:val="001733B0"/>
    <w:rsid w:val="00174ACB"/>
    <w:rsid w:val="00175CC3"/>
    <w:rsid w:val="00182BD3"/>
    <w:rsid w:val="001832DB"/>
    <w:rsid w:val="00186B96"/>
    <w:rsid w:val="001876B2"/>
    <w:rsid w:val="0019001B"/>
    <w:rsid w:val="0019598F"/>
    <w:rsid w:val="00195FCF"/>
    <w:rsid w:val="0019600C"/>
    <w:rsid w:val="001A28F2"/>
    <w:rsid w:val="001A5EFF"/>
    <w:rsid w:val="001A6868"/>
    <w:rsid w:val="001A7C20"/>
    <w:rsid w:val="001B1269"/>
    <w:rsid w:val="001B233A"/>
    <w:rsid w:val="001B393D"/>
    <w:rsid w:val="001B4491"/>
    <w:rsid w:val="001B4A09"/>
    <w:rsid w:val="001D2657"/>
    <w:rsid w:val="001D3B06"/>
    <w:rsid w:val="001D5A88"/>
    <w:rsid w:val="001D7A29"/>
    <w:rsid w:val="001E3891"/>
    <w:rsid w:val="001F1062"/>
    <w:rsid w:val="001F1A80"/>
    <w:rsid w:val="001F2ED2"/>
    <w:rsid w:val="001F6CEE"/>
    <w:rsid w:val="001F7477"/>
    <w:rsid w:val="0020033E"/>
    <w:rsid w:val="00206BDC"/>
    <w:rsid w:val="002106E4"/>
    <w:rsid w:val="00214523"/>
    <w:rsid w:val="00214640"/>
    <w:rsid w:val="00215288"/>
    <w:rsid w:val="00225D71"/>
    <w:rsid w:val="00227470"/>
    <w:rsid w:val="00232F7B"/>
    <w:rsid w:val="002338B6"/>
    <w:rsid w:val="00233D93"/>
    <w:rsid w:val="00237217"/>
    <w:rsid w:val="00237FA2"/>
    <w:rsid w:val="00243843"/>
    <w:rsid w:val="002510FB"/>
    <w:rsid w:val="00251A58"/>
    <w:rsid w:val="002565DE"/>
    <w:rsid w:val="0026758B"/>
    <w:rsid w:val="00267D16"/>
    <w:rsid w:val="002702ED"/>
    <w:rsid w:val="002704C2"/>
    <w:rsid w:val="00270BE8"/>
    <w:rsid w:val="00276EC0"/>
    <w:rsid w:val="00282715"/>
    <w:rsid w:val="00285D13"/>
    <w:rsid w:val="00287187"/>
    <w:rsid w:val="00292E05"/>
    <w:rsid w:val="002964E5"/>
    <w:rsid w:val="002A4EFB"/>
    <w:rsid w:val="002A4F48"/>
    <w:rsid w:val="002B387F"/>
    <w:rsid w:val="002B6173"/>
    <w:rsid w:val="002C0208"/>
    <w:rsid w:val="002C034B"/>
    <w:rsid w:val="002C0FE3"/>
    <w:rsid w:val="002C21D1"/>
    <w:rsid w:val="002C263B"/>
    <w:rsid w:val="002C5727"/>
    <w:rsid w:val="002C7F14"/>
    <w:rsid w:val="002D18F7"/>
    <w:rsid w:val="002D1B9F"/>
    <w:rsid w:val="002D2524"/>
    <w:rsid w:val="002E25D1"/>
    <w:rsid w:val="002E4418"/>
    <w:rsid w:val="002E5568"/>
    <w:rsid w:val="002F0ABA"/>
    <w:rsid w:val="002F1E59"/>
    <w:rsid w:val="002F76D3"/>
    <w:rsid w:val="0030126D"/>
    <w:rsid w:val="00302719"/>
    <w:rsid w:val="00302C7C"/>
    <w:rsid w:val="00302D9B"/>
    <w:rsid w:val="00312126"/>
    <w:rsid w:val="00312F3F"/>
    <w:rsid w:val="00313452"/>
    <w:rsid w:val="00313E79"/>
    <w:rsid w:val="00314279"/>
    <w:rsid w:val="00315DC5"/>
    <w:rsid w:val="00316602"/>
    <w:rsid w:val="0032054E"/>
    <w:rsid w:val="003217B4"/>
    <w:rsid w:val="0032267F"/>
    <w:rsid w:val="0032384E"/>
    <w:rsid w:val="00325C96"/>
    <w:rsid w:val="00325ED6"/>
    <w:rsid w:val="0033178F"/>
    <w:rsid w:val="003339A2"/>
    <w:rsid w:val="003350E2"/>
    <w:rsid w:val="0034389C"/>
    <w:rsid w:val="0034390B"/>
    <w:rsid w:val="00345500"/>
    <w:rsid w:val="0034735B"/>
    <w:rsid w:val="00347454"/>
    <w:rsid w:val="00347515"/>
    <w:rsid w:val="00347CF1"/>
    <w:rsid w:val="0035312C"/>
    <w:rsid w:val="003548E8"/>
    <w:rsid w:val="00354C4B"/>
    <w:rsid w:val="00356493"/>
    <w:rsid w:val="00363C37"/>
    <w:rsid w:val="00364BDF"/>
    <w:rsid w:val="00366F5F"/>
    <w:rsid w:val="003715DE"/>
    <w:rsid w:val="003740D1"/>
    <w:rsid w:val="00377746"/>
    <w:rsid w:val="00380E38"/>
    <w:rsid w:val="00380F6B"/>
    <w:rsid w:val="00382752"/>
    <w:rsid w:val="00383505"/>
    <w:rsid w:val="0038416F"/>
    <w:rsid w:val="00385641"/>
    <w:rsid w:val="0039265D"/>
    <w:rsid w:val="00392747"/>
    <w:rsid w:val="0039451F"/>
    <w:rsid w:val="003956FD"/>
    <w:rsid w:val="00395AD2"/>
    <w:rsid w:val="003A2AFF"/>
    <w:rsid w:val="003A2CC3"/>
    <w:rsid w:val="003A62F1"/>
    <w:rsid w:val="003B2463"/>
    <w:rsid w:val="003C0328"/>
    <w:rsid w:val="003C31D7"/>
    <w:rsid w:val="003D08F4"/>
    <w:rsid w:val="003D2337"/>
    <w:rsid w:val="003D27D1"/>
    <w:rsid w:val="003E0769"/>
    <w:rsid w:val="003E3576"/>
    <w:rsid w:val="003E4638"/>
    <w:rsid w:val="003E6767"/>
    <w:rsid w:val="003E7486"/>
    <w:rsid w:val="003F2E00"/>
    <w:rsid w:val="003F33F8"/>
    <w:rsid w:val="003F3806"/>
    <w:rsid w:val="003F423E"/>
    <w:rsid w:val="003F4305"/>
    <w:rsid w:val="003F54B0"/>
    <w:rsid w:val="003F6026"/>
    <w:rsid w:val="004005F1"/>
    <w:rsid w:val="004011B5"/>
    <w:rsid w:val="00401503"/>
    <w:rsid w:val="0041119E"/>
    <w:rsid w:val="004233E2"/>
    <w:rsid w:val="00423799"/>
    <w:rsid w:val="00430C3F"/>
    <w:rsid w:val="004379AC"/>
    <w:rsid w:val="0044271A"/>
    <w:rsid w:val="00442D7A"/>
    <w:rsid w:val="004468A0"/>
    <w:rsid w:val="004522B9"/>
    <w:rsid w:val="00452EEF"/>
    <w:rsid w:val="00453333"/>
    <w:rsid w:val="004626D4"/>
    <w:rsid w:val="00462948"/>
    <w:rsid w:val="00464917"/>
    <w:rsid w:val="00464B71"/>
    <w:rsid w:val="00472A08"/>
    <w:rsid w:val="00475359"/>
    <w:rsid w:val="00475619"/>
    <w:rsid w:val="00482141"/>
    <w:rsid w:val="00482450"/>
    <w:rsid w:val="00482713"/>
    <w:rsid w:val="0048598C"/>
    <w:rsid w:val="00491C54"/>
    <w:rsid w:val="00494002"/>
    <w:rsid w:val="00494EFC"/>
    <w:rsid w:val="00496797"/>
    <w:rsid w:val="0049707B"/>
    <w:rsid w:val="004A0879"/>
    <w:rsid w:val="004A1617"/>
    <w:rsid w:val="004A7296"/>
    <w:rsid w:val="004B01AC"/>
    <w:rsid w:val="004B2DEA"/>
    <w:rsid w:val="004B6F0D"/>
    <w:rsid w:val="004C118F"/>
    <w:rsid w:val="004C1DD4"/>
    <w:rsid w:val="004C3C28"/>
    <w:rsid w:val="004D04CD"/>
    <w:rsid w:val="004D3105"/>
    <w:rsid w:val="004D31F2"/>
    <w:rsid w:val="004D3A15"/>
    <w:rsid w:val="004D4777"/>
    <w:rsid w:val="004D50A7"/>
    <w:rsid w:val="004D6DAF"/>
    <w:rsid w:val="004E005A"/>
    <w:rsid w:val="004E0253"/>
    <w:rsid w:val="004E366C"/>
    <w:rsid w:val="004E5F07"/>
    <w:rsid w:val="004E6D1F"/>
    <w:rsid w:val="004F208C"/>
    <w:rsid w:val="004F3CDD"/>
    <w:rsid w:val="004F5A2C"/>
    <w:rsid w:val="004F5B56"/>
    <w:rsid w:val="00500006"/>
    <w:rsid w:val="0050133A"/>
    <w:rsid w:val="00502460"/>
    <w:rsid w:val="0050272F"/>
    <w:rsid w:val="005037DA"/>
    <w:rsid w:val="00514BBB"/>
    <w:rsid w:val="00523ECA"/>
    <w:rsid w:val="00524234"/>
    <w:rsid w:val="005312A5"/>
    <w:rsid w:val="005352EB"/>
    <w:rsid w:val="0053687C"/>
    <w:rsid w:val="00545975"/>
    <w:rsid w:val="00550102"/>
    <w:rsid w:val="00551588"/>
    <w:rsid w:val="0055190E"/>
    <w:rsid w:val="0055609F"/>
    <w:rsid w:val="00561F7C"/>
    <w:rsid w:val="00562736"/>
    <w:rsid w:val="0056381B"/>
    <w:rsid w:val="00565B85"/>
    <w:rsid w:val="005708BE"/>
    <w:rsid w:val="00571D94"/>
    <w:rsid w:val="00575301"/>
    <w:rsid w:val="0057616D"/>
    <w:rsid w:val="0057714A"/>
    <w:rsid w:val="00577308"/>
    <w:rsid w:val="00577CD9"/>
    <w:rsid w:val="0058090D"/>
    <w:rsid w:val="00581A47"/>
    <w:rsid w:val="00581DCD"/>
    <w:rsid w:val="00595B0A"/>
    <w:rsid w:val="00595F48"/>
    <w:rsid w:val="005A0A7C"/>
    <w:rsid w:val="005A5A1A"/>
    <w:rsid w:val="005B4704"/>
    <w:rsid w:val="005B478B"/>
    <w:rsid w:val="005C19A7"/>
    <w:rsid w:val="005C1F89"/>
    <w:rsid w:val="005E0C55"/>
    <w:rsid w:val="005E0CE3"/>
    <w:rsid w:val="005E1A4C"/>
    <w:rsid w:val="005E28EC"/>
    <w:rsid w:val="005E3EFB"/>
    <w:rsid w:val="005E6566"/>
    <w:rsid w:val="005F052F"/>
    <w:rsid w:val="005F1A96"/>
    <w:rsid w:val="005F2A04"/>
    <w:rsid w:val="005F52AA"/>
    <w:rsid w:val="005F629D"/>
    <w:rsid w:val="00600A9E"/>
    <w:rsid w:val="006070CB"/>
    <w:rsid w:val="00612563"/>
    <w:rsid w:val="00616D23"/>
    <w:rsid w:val="006238EA"/>
    <w:rsid w:val="00625628"/>
    <w:rsid w:val="006322A5"/>
    <w:rsid w:val="00634726"/>
    <w:rsid w:val="00635F4F"/>
    <w:rsid w:val="006401FD"/>
    <w:rsid w:val="0064208C"/>
    <w:rsid w:val="00644F7F"/>
    <w:rsid w:val="00645CA4"/>
    <w:rsid w:val="0065090F"/>
    <w:rsid w:val="00650AB1"/>
    <w:rsid w:val="00653799"/>
    <w:rsid w:val="00660691"/>
    <w:rsid w:val="00660A3C"/>
    <w:rsid w:val="0066139B"/>
    <w:rsid w:val="00665D3C"/>
    <w:rsid w:val="00666299"/>
    <w:rsid w:val="00670E5F"/>
    <w:rsid w:val="006814D1"/>
    <w:rsid w:val="006825E4"/>
    <w:rsid w:val="00683AB2"/>
    <w:rsid w:val="00683E59"/>
    <w:rsid w:val="006922A2"/>
    <w:rsid w:val="00693DF2"/>
    <w:rsid w:val="006949CF"/>
    <w:rsid w:val="00694AC9"/>
    <w:rsid w:val="00697EFB"/>
    <w:rsid w:val="006A4756"/>
    <w:rsid w:val="006B3420"/>
    <w:rsid w:val="006C1EB6"/>
    <w:rsid w:val="006C3B8B"/>
    <w:rsid w:val="006C6DEB"/>
    <w:rsid w:val="006D71EA"/>
    <w:rsid w:val="006E0726"/>
    <w:rsid w:val="006E3793"/>
    <w:rsid w:val="006E618F"/>
    <w:rsid w:val="006E77A5"/>
    <w:rsid w:val="006F05F7"/>
    <w:rsid w:val="006F135E"/>
    <w:rsid w:val="007006AA"/>
    <w:rsid w:val="00702186"/>
    <w:rsid w:val="00710C65"/>
    <w:rsid w:val="007125A3"/>
    <w:rsid w:val="007135BE"/>
    <w:rsid w:val="00716AC6"/>
    <w:rsid w:val="0071796D"/>
    <w:rsid w:val="0072153F"/>
    <w:rsid w:val="00725B17"/>
    <w:rsid w:val="00727506"/>
    <w:rsid w:val="00737CB9"/>
    <w:rsid w:val="00745C89"/>
    <w:rsid w:val="00746E04"/>
    <w:rsid w:val="007502F6"/>
    <w:rsid w:val="00752B61"/>
    <w:rsid w:val="007619DC"/>
    <w:rsid w:val="0077247E"/>
    <w:rsid w:val="00775A37"/>
    <w:rsid w:val="00775C4A"/>
    <w:rsid w:val="007768D6"/>
    <w:rsid w:val="007802BB"/>
    <w:rsid w:val="007818B1"/>
    <w:rsid w:val="00781D77"/>
    <w:rsid w:val="00785EA7"/>
    <w:rsid w:val="00793039"/>
    <w:rsid w:val="00795B4B"/>
    <w:rsid w:val="00796B5B"/>
    <w:rsid w:val="007979A2"/>
    <w:rsid w:val="007A6A86"/>
    <w:rsid w:val="007B2109"/>
    <w:rsid w:val="007B32BB"/>
    <w:rsid w:val="007C1C21"/>
    <w:rsid w:val="007C1FA4"/>
    <w:rsid w:val="007C5EDE"/>
    <w:rsid w:val="007C7968"/>
    <w:rsid w:val="007C7DDF"/>
    <w:rsid w:val="007D085C"/>
    <w:rsid w:val="007E0AAF"/>
    <w:rsid w:val="007E6226"/>
    <w:rsid w:val="007F1395"/>
    <w:rsid w:val="007F68CD"/>
    <w:rsid w:val="00804EDE"/>
    <w:rsid w:val="00805553"/>
    <w:rsid w:val="00805736"/>
    <w:rsid w:val="00805E93"/>
    <w:rsid w:val="008066E0"/>
    <w:rsid w:val="00806EF2"/>
    <w:rsid w:val="00812219"/>
    <w:rsid w:val="00812755"/>
    <w:rsid w:val="0081356B"/>
    <w:rsid w:val="00815129"/>
    <w:rsid w:val="00817E57"/>
    <w:rsid w:val="00822118"/>
    <w:rsid w:val="00822B95"/>
    <w:rsid w:val="0082444F"/>
    <w:rsid w:val="00824CF7"/>
    <w:rsid w:val="0082723C"/>
    <w:rsid w:val="0083004A"/>
    <w:rsid w:val="00831F51"/>
    <w:rsid w:val="00832ABD"/>
    <w:rsid w:val="00837147"/>
    <w:rsid w:val="00837335"/>
    <w:rsid w:val="0084257F"/>
    <w:rsid w:val="00846FD1"/>
    <w:rsid w:val="0084741F"/>
    <w:rsid w:val="008537E6"/>
    <w:rsid w:val="00853E36"/>
    <w:rsid w:val="00854BBE"/>
    <w:rsid w:val="00855481"/>
    <w:rsid w:val="00861B90"/>
    <w:rsid w:val="008701D8"/>
    <w:rsid w:val="00870C60"/>
    <w:rsid w:val="008718AE"/>
    <w:rsid w:val="00871CAE"/>
    <w:rsid w:val="00871D7E"/>
    <w:rsid w:val="0087293B"/>
    <w:rsid w:val="00872CB3"/>
    <w:rsid w:val="00873E51"/>
    <w:rsid w:val="008745C6"/>
    <w:rsid w:val="008774C3"/>
    <w:rsid w:val="0088012F"/>
    <w:rsid w:val="008827BB"/>
    <w:rsid w:val="00887E70"/>
    <w:rsid w:val="008944FE"/>
    <w:rsid w:val="00894EB9"/>
    <w:rsid w:val="008955A9"/>
    <w:rsid w:val="008A5410"/>
    <w:rsid w:val="008A601A"/>
    <w:rsid w:val="008B16B2"/>
    <w:rsid w:val="008B4CCB"/>
    <w:rsid w:val="008B6F96"/>
    <w:rsid w:val="008C04A4"/>
    <w:rsid w:val="008C42ED"/>
    <w:rsid w:val="008C7A03"/>
    <w:rsid w:val="008D23DE"/>
    <w:rsid w:val="008D25CC"/>
    <w:rsid w:val="008D36FF"/>
    <w:rsid w:val="008D6416"/>
    <w:rsid w:val="008E11A3"/>
    <w:rsid w:val="008E33C1"/>
    <w:rsid w:val="008E6240"/>
    <w:rsid w:val="008E6CB5"/>
    <w:rsid w:val="008E7333"/>
    <w:rsid w:val="008E7863"/>
    <w:rsid w:val="008F06A1"/>
    <w:rsid w:val="008F323A"/>
    <w:rsid w:val="009032BC"/>
    <w:rsid w:val="009054D0"/>
    <w:rsid w:val="00905A51"/>
    <w:rsid w:val="00912771"/>
    <w:rsid w:val="00915BEB"/>
    <w:rsid w:val="00917B29"/>
    <w:rsid w:val="0092174E"/>
    <w:rsid w:val="00922AF7"/>
    <w:rsid w:val="00923746"/>
    <w:rsid w:val="00930E19"/>
    <w:rsid w:val="009316B5"/>
    <w:rsid w:val="00936B24"/>
    <w:rsid w:val="00937439"/>
    <w:rsid w:val="00937AF4"/>
    <w:rsid w:val="00940FEE"/>
    <w:rsid w:val="00943937"/>
    <w:rsid w:val="00946B4C"/>
    <w:rsid w:val="00950C48"/>
    <w:rsid w:val="009515FB"/>
    <w:rsid w:val="00951C6C"/>
    <w:rsid w:val="00956D96"/>
    <w:rsid w:val="00961A93"/>
    <w:rsid w:val="009628A5"/>
    <w:rsid w:val="00964714"/>
    <w:rsid w:val="009677AE"/>
    <w:rsid w:val="00970A94"/>
    <w:rsid w:val="009846A5"/>
    <w:rsid w:val="009855AE"/>
    <w:rsid w:val="009919BF"/>
    <w:rsid w:val="00992D33"/>
    <w:rsid w:val="0099368C"/>
    <w:rsid w:val="00996EF0"/>
    <w:rsid w:val="00997CBB"/>
    <w:rsid w:val="009A1D8A"/>
    <w:rsid w:val="009A2B91"/>
    <w:rsid w:val="009A5D9C"/>
    <w:rsid w:val="009A6973"/>
    <w:rsid w:val="009B1637"/>
    <w:rsid w:val="009B3345"/>
    <w:rsid w:val="009B395E"/>
    <w:rsid w:val="009B4B46"/>
    <w:rsid w:val="009B65C2"/>
    <w:rsid w:val="009C027B"/>
    <w:rsid w:val="009C0EA6"/>
    <w:rsid w:val="009C3A8D"/>
    <w:rsid w:val="009C4F7E"/>
    <w:rsid w:val="009C6FFA"/>
    <w:rsid w:val="009D1FA9"/>
    <w:rsid w:val="009E1E94"/>
    <w:rsid w:val="009E20AB"/>
    <w:rsid w:val="009E244E"/>
    <w:rsid w:val="009F423A"/>
    <w:rsid w:val="009F711D"/>
    <w:rsid w:val="00A000E7"/>
    <w:rsid w:val="00A002EA"/>
    <w:rsid w:val="00A04B12"/>
    <w:rsid w:val="00A17EC6"/>
    <w:rsid w:val="00A20C7E"/>
    <w:rsid w:val="00A21CFD"/>
    <w:rsid w:val="00A24B7C"/>
    <w:rsid w:val="00A26A5A"/>
    <w:rsid w:val="00A2739E"/>
    <w:rsid w:val="00A30B3F"/>
    <w:rsid w:val="00A3132D"/>
    <w:rsid w:val="00A33BFA"/>
    <w:rsid w:val="00A40146"/>
    <w:rsid w:val="00A40343"/>
    <w:rsid w:val="00A40855"/>
    <w:rsid w:val="00A409A8"/>
    <w:rsid w:val="00A422C9"/>
    <w:rsid w:val="00A444C6"/>
    <w:rsid w:val="00A46333"/>
    <w:rsid w:val="00A50848"/>
    <w:rsid w:val="00A52F08"/>
    <w:rsid w:val="00A57030"/>
    <w:rsid w:val="00A57D69"/>
    <w:rsid w:val="00A614AC"/>
    <w:rsid w:val="00A64633"/>
    <w:rsid w:val="00A71067"/>
    <w:rsid w:val="00A714F9"/>
    <w:rsid w:val="00A73603"/>
    <w:rsid w:val="00A81BD9"/>
    <w:rsid w:val="00A87B43"/>
    <w:rsid w:val="00A9250A"/>
    <w:rsid w:val="00A95EBE"/>
    <w:rsid w:val="00A97981"/>
    <w:rsid w:val="00AA338A"/>
    <w:rsid w:val="00AB3FBD"/>
    <w:rsid w:val="00AB60A3"/>
    <w:rsid w:val="00AC6355"/>
    <w:rsid w:val="00AC7EF3"/>
    <w:rsid w:val="00AD01A5"/>
    <w:rsid w:val="00AD4F29"/>
    <w:rsid w:val="00AD4FB6"/>
    <w:rsid w:val="00AD57F3"/>
    <w:rsid w:val="00AD6A83"/>
    <w:rsid w:val="00AE1833"/>
    <w:rsid w:val="00AE56DC"/>
    <w:rsid w:val="00AE7E14"/>
    <w:rsid w:val="00AF136D"/>
    <w:rsid w:val="00AF1377"/>
    <w:rsid w:val="00AF30C5"/>
    <w:rsid w:val="00AF4D0B"/>
    <w:rsid w:val="00AF5BB2"/>
    <w:rsid w:val="00B02C21"/>
    <w:rsid w:val="00B03903"/>
    <w:rsid w:val="00B0554B"/>
    <w:rsid w:val="00B05803"/>
    <w:rsid w:val="00B07F42"/>
    <w:rsid w:val="00B117D6"/>
    <w:rsid w:val="00B270F7"/>
    <w:rsid w:val="00B307D3"/>
    <w:rsid w:val="00B333A8"/>
    <w:rsid w:val="00B40653"/>
    <w:rsid w:val="00B439DB"/>
    <w:rsid w:val="00B46793"/>
    <w:rsid w:val="00B50706"/>
    <w:rsid w:val="00B521AF"/>
    <w:rsid w:val="00B55F3E"/>
    <w:rsid w:val="00B57AC1"/>
    <w:rsid w:val="00B57D09"/>
    <w:rsid w:val="00B57EE2"/>
    <w:rsid w:val="00B62EF0"/>
    <w:rsid w:val="00B63438"/>
    <w:rsid w:val="00B65C72"/>
    <w:rsid w:val="00B6725D"/>
    <w:rsid w:val="00B67EF6"/>
    <w:rsid w:val="00B70152"/>
    <w:rsid w:val="00B75AE2"/>
    <w:rsid w:val="00B76C91"/>
    <w:rsid w:val="00B81B7A"/>
    <w:rsid w:val="00B8270E"/>
    <w:rsid w:val="00B85A67"/>
    <w:rsid w:val="00B85D97"/>
    <w:rsid w:val="00B86EE5"/>
    <w:rsid w:val="00B87624"/>
    <w:rsid w:val="00B900A1"/>
    <w:rsid w:val="00B974AD"/>
    <w:rsid w:val="00BA1CD0"/>
    <w:rsid w:val="00BA6A21"/>
    <w:rsid w:val="00BB0C9F"/>
    <w:rsid w:val="00BB4D86"/>
    <w:rsid w:val="00BB6DD8"/>
    <w:rsid w:val="00BB6F58"/>
    <w:rsid w:val="00BC2563"/>
    <w:rsid w:val="00BD149D"/>
    <w:rsid w:val="00BD1528"/>
    <w:rsid w:val="00BD61EA"/>
    <w:rsid w:val="00BD6984"/>
    <w:rsid w:val="00BE14B9"/>
    <w:rsid w:val="00BE5996"/>
    <w:rsid w:val="00BF618E"/>
    <w:rsid w:val="00C00C38"/>
    <w:rsid w:val="00C01FEF"/>
    <w:rsid w:val="00C033C7"/>
    <w:rsid w:val="00C05F0C"/>
    <w:rsid w:val="00C078E0"/>
    <w:rsid w:val="00C139D3"/>
    <w:rsid w:val="00C166CB"/>
    <w:rsid w:val="00C16F5E"/>
    <w:rsid w:val="00C1753A"/>
    <w:rsid w:val="00C21D6F"/>
    <w:rsid w:val="00C2251C"/>
    <w:rsid w:val="00C2269E"/>
    <w:rsid w:val="00C23C09"/>
    <w:rsid w:val="00C23CCB"/>
    <w:rsid w:val="00C24982"/>
    <w:rsid w:val="00C35A1D"/>
    <w:rsid w:val="00C42655"/>
    <w:rsid w:val="00C429AA"/>
    <w:rsid w:val="00C436EB"/>
    <w:rsid w:val="00C44BB6"/>
    <w:rsid w:val="00C53E7D"/>
    <w:rsid w:val="00C551D1"/>
    <w:rsid w:val="00C61155"/>
    <w:rsid w:val="00C6130F"/>
    <w:rsid w:val="00C64552"/>
    <w:rsid w:val="00C6507C"/>
    <w:rsid w:val="00C659BA"/>
    <w:rsid w:val="00C6730D"/>
    <w:rsid w:val="00C75893"/>
    <w:rsid w:val="00C8151F"/>
    <w:rsid w:val="00C83644"/>
    <w:rsid w:val="00C83FB9"/>
    <w:rsid w:val="00C841F2"/>
    <w:rsid w:val="00C85D62"/>
    <w:rsid w:val="00C86D65"/>
    <w:rsid w:val="00C87230"/>
    <w:rsid w:val="00C87B9C"/>
    <w:rsid w:val="00C9099F"/>
    <w:rsid w:val="00CA0B79"/>
    <w:rsid w:val="00CA17E5"/>
    <w:rsid w:val="00CA2B4F"/>
    <w:rsid w:val="00CA74A5"/>
    <w:rsid w:val="00CB2209"/>
    <w:rsid w:val="00CB6CE5"/>
    <w:rsid w:val="00CC5E6B"/>
    <w:rsid w:val="00CC626C"/>
    <w:rsid w:val="00CC6459"/>
    <w:rsid w:val="00CD1B7E"/>
    <w:rsid w:val="00CD3AD9"/>
    <w:rsid w:val="00CD43CB"/>
    <w:rsid w:val="00CD4E8B"/>
    <w:rsid w:val="00CD6341"/>
    <w:rsid w:val="00CD7A6B"/>
    <w:rsid w:val="00CE059F"/>
    <w:rsid w:val="00CE108E"/>
    <w:rsid w:val="00CF3B7B"/>
    <w:rsid w:val="00D00F6D"/>
    <w:rsid w:val="00D04CA6"/>
    <w:rsid w:val="00D07CCD"/>
    <w:rsid w:val="00D1042B"/>
    <w:rsid w:val="00D13139"/>
    <w:rsid w:val="00D13F86"/>
    <w:rsid w:val="00D1547D"/>
    <w:rsid w:val="00D16813"/>
    <w:rsid w:val="00D17950"/>
    <w:rsid w:val="00D210F8"/>
    <w:rsid w:val="00D27610"/>
    <w:rsid w:val="00D36AAC"/>
    <w:rsid w:val="00D500C6"/>
    <w:rsid w:val="00D51DD7"/>
    <w:rsid w:val="00D55BC1"/>
    <w:rsid w:val="00D60671"/>
    <w:rsid w:val="00D62312"/>
    <w:rsid w:val="00D63E48"/>
    <w:rsid w:val="00D654B8"/>
    <w:rsid w:val="00D73C59"/>
    <w:rsid w:val="00D754B4"/>
    <w:rsid w:val="00D75CED"/>
    <w:rsid w:val="00D76278"/>
    <w:rsid w:val="00D776D1"/>
    <w:rsid w:val="00D777FD"/>
    <w:rsid w:val="00D80066"/>
    <w:rsid w:val="00D829C4"/>
    <w:rsid w:val="00D862DF"/>
    <w:rsid w:val="00D86EF2"/>
    <w:rsid w:val="00D923BB"/>
    <w:rsid w:val="00D9279A"/>
    <w:rsid w:val="00D9419F"/>
    <w:rsid w:val="00DA0435"/>
    <w:rsid w:val="00DB05A8"/>
    <w:rsid w:val="00DB3CD7"/>
    <w:rsid w:val="00DB58C8"/>
    <w:rsid w:val="00DC1574"/>
    <w:rsid w:val="00DC1771"/>
    <w:rsid w:val="00DC37F3"/>
    <w:rsid w:val="00DC5396"/>
    <w:rsid w:val="00DC6BC3"/>
    <w:rsid w:val="00DC7D4E"/>
    <w:rsid w:val="00DD0311"/>
    <w:rsid w:val="00DD0FC5"/>
    <w:rsid w:val="00DD107C"/>
    <w:rsid w:val="00DD15A1"/>
    <w:rsid w:val="00DD1A13"/>
    <w:rsid w:val="00DD1BFB"/>
    <w:rsid w:val="00DD1E0E"/>
    <w:rsid w:val="00DD3967"/>
    <w:rsid w:val="00DD6C12"/>
    <w:rsid w:val="00DE1020"/>
    <w:rsid w:val="00DE1446"/>
    <w:rsid w:val="00DE201B"/>
    <w:rsid w:val="00DE204D"/>
    <w:rsid w:val="00DE2387"/>
    <w:rsid w:val="00DE2FE8"/>
    <w:rsid w:val="00DE3A2D"/>
    <w:rsid w:val="00DE4E17"/>
    <w:rsid w:val="00DF1994"/>
    <w:rsid w:val="00DF5621"/>
    <w:rsid w:val="00E06A3E"/>
    <w:rsid w:val="00E10322"/>
    <w:rsid w:val="00E118BE"/>
    <w:rsid w:val="00E125B5"/>
    <w:rsid w:val="00E12612"/>
    <w:rsid w:val="00E13613"/>
    <w:rsid w:val="00E174EA"/>
    <w:rsid w:val="00E21FB0"/>
    <w:rsid w:val="00E237C8"/>
    <w:rsid w:val="00E24DCC"/>
    <w:rsid w:val="00E257CD"/>
    <w:rsid w:val="00E42F6C"/>
    <w:rsid w:val="00E473CA"/>
    <w:rsid w:val="00E50091"/>
    <w:rsid w:val="00E57F88"/>
    <w:rsid w:val="00E603DA"/>
    <w:rsid w:val="00E652A9"/>
    <w:rsid w:val="00E66238"/>
    <w:rsid w:val="00E743AD"/>
    <w:rsid w:val="00E76DCD"/>
    <w:rsid w:val="00E77FEA"/>
    <w:rsid w:val="00E81B8E"/>
    <w:rsid w:val="00E8354C"/>
    <w:rsid w:val="00E85518"/>
    <w:rsid w:val="00E864D7"/>
    <w:rsid w:val="00E86809"/>
    <w:rsid w:val="00E86D97"/>
    <w:rsid w:val="00E910B5"/>
    <w:rsid w:val="00E92D8C"/>
    <w:rsid w:val="00E96C1C"/>
    <w:rsid w:val="00E97232"/>
    <w:rsid w:val="00EA4B20"/>
    <w:rsid w:val="00EB31BC"/>
    <w:rsid w:val="00EB55A6"/>
    <w:rsid w:val="00EC721F"/>
    <w:rsid w:val="00ED4BB4"/>
    <w:rsid w:val="00EE1CC4"/>
    <w:rsid w:val="00EF55D4"/>
    <w:rsid w:val="00EF7098"/>
    <w:rsid w:val="00EF7AB0"/>
    <w:rsid w:val="00F007CD"/>
    <w:rsid w:val="00F02619"/>
    <w:rsid w:val="00F043FF"/>
    <w:rsid w:val="00F0508D"/>
    <w:rsid w:val="00F05C7D"/>
    <w:rsid w:val="00F07A2E"/>
    <w:rsid w:val="00F15453"/>
    <w:rsid w:val="00F17DA1"/>
    <w:rsid w:val="00F213AC"/>
    <w:rsid w:val="00F22994"/>
    <w:rsid w:val="00F24CC1"/>
    <w:rsid w:val="00F24E59"/>
    <w:rsid w:val="00F25114"/>
    <w:rsid w:val="00F316D7"/>
    <w:rsid w:val="00F41ACB"/>
    <w:rsid w:val="00F41D3B"/>
    <w:rsid w:val="00F44EA0"/>
    <w:rsid w:val="00F45A6C"/>
    <w:rsid w:val="00F52700"/>
    <w:rsid w:val="00F53274"/>
    <w:rsid w:val="00F54D98"/>
    <w:rsid w:val="00F64DA2"/>
    <w:rsid w:val="00F7644A"/>
    <w:rsid w:val="00F76E5E"/>
    <w:rsid w:val="00F82649"/>
    <w:rsid w:val="00F831DC"/>
    <w:rsid w:val="00F838D8"/>
    <w:rsid w:val="00F841C9"/>
    <w:rsid w:val="00F84519"/>
    <w:rsid w:val="00F84F1E"/>
    <w:rsid w:val="00F86E69"/>
    <w:rsid w:val="00F8773A"/>
    <w:rsid w:val="00F903C4"/>
    <w:rsid w:val="00F93E78"/>
    <w:rsid w:val="00F959E0"/>
    <w:rsid w:val="00FB0E55"/>
    <w:rsid w:val="00FB4015"/>
    <w:rsid w:val="00FB40A5"/>
    <w:rsid w:val="00FB620F"/>
    <w:rsid w:val="00FC1C68"/>
    <w:rsid w:val="00FC31CC"/>
    <w:rsid w:val="00FC79B6"/>
    <w:rsid w:val="00FD189E"/>
    <w:rsid w:val="00FD1C1D"/>
    <w:rsid w:val="00FD2367"/>
    <w:rsid w:val="00FD671A"/>
    <w:rsid w:val="00FE2677"/>
    <w:rsid w:val="00FE6258"/>
    <w:rsid w:val="00FE71C4"/>
    <w:rsid w:val="00FE7CE6"/>
    <w:rsid w:val="00FF02AC"/>
    <w:rsid w:val="00FF09E8"/>
    <w:rsid w:val="00FF2835"/>
    <w:rsid w:val="00FF58F7"/>
    <w:rsid w:val="00FF5C88"/>
    <w:rsid w:val="00FF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77B3"/>
  <w15:chartTrackingRefBased/>
  <w15:docId w15:val="{65BF30CD-C250-4843-AE74-4E0E55400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A6C"/>
    <w:rPr>
      <w:rFonts w:asciiTheme="majorHAnsi" w:hAnsiTheme="majorHAnsi"/>
      <w:sz w:val="22"/>
    </w:rPr>
  </w:style>
  <w:style w:type="paragraph" w:styleId="Heading1">
    <w:name w:val="heading 1"/>
    <w:basedOn w:val="Normal"/>
    <w:next w:val="Normal"/>
    <w:link w:val="Heading1Char"/>
    <w:uiPriority w:val="9"/>
    <w:qFormat/>
    <w:rsid w:val="00571D94"/>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571D94"/>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1D94"/>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571D94"/>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571D94"/>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571D94"/>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571D94"/>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571D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1D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D94"/>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571D94"/>
    <w:rPr>
      <w:caps/>
      <w:spacing w:val="15"/>
      <w:shd w:val="clear" w:color="auto" w:fill="F9D8CD" w:themeFill="accent1" w:themeFillTint="33"/>
    </w:rPr>
  </w:style>
  <w:style w:type="character" w:customStyle="1" w:styleId="Heading3Char">
    <w:name w:val="Heading 3 Char"/>
    <w:basedOn w:val="DefaultParagraphFont"/>
    <w:link w:val="Heading3"/>
    <w:uiPriority w:val="9"/>
    <w:rsid w:val="00571D94"/>
    <w:rPr>
      <w:caps/>
      <w:color w:val="68230B" w:themeColor="accent1" w:themeShade="7F"/>
      <w:spacing w:val="15"/>
    </w:rPr>
  </w:style>
  <w:style w:type="character" w:customStyle="1" w:styleId="Heading4Char">
    <w:name w:val="Heading 4 Char"/>
    <w:basedOn w:val="DefaultParagraphFont"/>
    <w:link w:val="Heading4"/>
    <w:uiPriority w:val="9"/>
    <w:semiHidden/>
    <w:rsid w:val="00571D94"/>
    <w:rPr>
      <w:caps/>
      <w:color w:val="9D3511" w:themeColor="accent1" w:themeShade="BF"/>
      <w:spacing w:val="10"/>
    </w:rPr>
  </w:style>
  <w:style w:type="character" w:customStyle="1" w:styleId="Heading5Char">
    <w:name w:val="Heading 5 Char"/>
    <w:basedOn w:val="DefaultParagraphFont"/>
    <w:link w:val="Heading5"/>
    <w:uiPriority w:val="9"/>
    <w:semiHidden/>
    <w:rsid w:val="00571D94"/>
    <w:rPr>
      <w:caps/>
      <w:color w:val="9D3511" w:themeColor="accent1" w:themeShade="BF"/>
      <w:spacing w:val="10"/>
    </w:rPr>
  </w:style>
  <w:style w:type="character" w:customStyle="1" w:styleId="Heading6Char">
    <w:name w:val="Heading 6 Char"/>
    <w:basedOn w:val="DefaultParagraphFont"/>
    <w:link w:val="Heading6"/>
    <w:uiPriority w:val="9"/>
    <w:semiHidden/>
    <w:rsid w:val="00571D94"/>
    <w:rPr>
      <w:caps/>
      <w:color w:val="9D3511" w:themeColor="accent1" w:themeShade="BF"/>
      <w:spacing w:val="10"/>
    </w:rPr>
  </w:style>
  <w:style w:type="character" w:customStyle="1" w:styleId="Heading7Char">
    <w:name w:val="Heading 7 Char"/>
    <w:basedOn w:val="DefaultParagraphFont"/>
    <w:link w:val="Heading7"/>
    <w:uiPriority w:val="9"/>
    <w:semiHidden/>
    <w:rsid w:val="00571D94"/>
    <w:rPr>
      <w:caps/>
      <w:color w:val="9D3511" w:themeColor="accent1" w:themeShade="BF"/>
      <w:spacing w:val="10"/>
    </w:rPr>
  </w:style>
  <w:style w:type="character" w:customStyle="1" w:styleId="Heading8Char">
    <w:name w:val="Heading 8 Char"/>
    <w:basedOn w:val="DefaultParagraphFont"/>
    <w:link w:val="Heading8"/>
    <w:uiPriority w:val="9"/>
    <w:semiHidden/>
    <w:rsid w:val="00571D94"/>
    <w:rPr>
      <w:caps/>
      <w:spacing w:val="10"/>
      <w:sz w:val="18"/>
      <w:szCs w:val="18"/>
    </w:rPr>
  </w:style>
  <w:style w:type="character" w:customStyle="1" w:styleId="Heading9Char">
    <w:name w:val="Heading 9 Char"/>
    <w:basedOn w:val="DefaultParagraphFont"/>
    <w:link w:val="Heading9"/>
    <w:uiPriority w:val="9"/>
    <w:semiHidden/>
    <w:rsid w:val="00571D94"/>
    <w:rPr>
      <w:i/>
      <w:iCs/>
      <w:caps/>
      <w:spacing w:val="10"/>
      <w:sz w:val="18"/>
      <w:szCs w:val="18"/>
    </w:rPr>
  </w:style>
  <w:style w:type="paragraph" w:styleId="Caption">
    <w:name w:val="caption"/>
    <w:basedOn w:val="Normal"/>
    <w:next w:val="Normal"/>
    <w:uiPriority w:val="35"/>
    <w:semiHidden/>
    <w:unhideWhenUsed/>
    <w:qFormat/>
    <w:rsid w:val="00571D94"/>
    <w:rPr>
      <w:b/>
      <w:bCs/>
      <w:color w:val="9D3511" w:themeColor="accent1" w:themeShade="BF"/>
      <w:sz w:val="16"/>
      <w:szCs w:val="16"/>
    </w:rPr>
  </w:style>
  <w:style w:type="paragraph" w:styleId="Title">
    <w:name w:val="Title"/>
    <w:basedOn w:val="Normal"/>
    <w:next w:val="Normal"/>
    <w:link w:val="TitleChar"/>
    <w:uiPriority w:val="10"/>
    <w:qFormat/>
    <w:rsid w:val="00571D94"/>
    <w:pPr>
      <w:spacing w:before="0" w:after="0"/>
    </w:pPr>
    <w:rPr>
      <w:rFonts w:eastAsiaTheme="majorEastAsia" w:cstheme="majorBidi"/>
      <w:caps/>
      <w:color w:val="D34817" w:themeColor="accent1"/>
      <w:spacing w:val="10"/>
      <w:sz w:val="52"/>
      <w:szCs w:val="52"/>
    </w:rPr>
  </w:style>
  <w:style w:type="character" w:customStyle="1" w:styleId="TitleChar">
    <w:name w:val="Title Char"/>
    <w:basedOn w:val="DefaultParagraphFont"/>
    <w:link w:val="Title"/>
    <w:uiPriority w:val="10"/>
    <w:rsid w:val="00571D94"/>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571D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1D94"/>
    <w:rPr>
      <w:caps/>
      <w:color w:val="595959" w:themeColor="text1" w:themeTint="A6"/>
      <w:spacing w:val="10"/>
      <w:sz w:val="21"/>
      <w:szCs w:val="21"/>
    </w:rPr>
  </w:style>
  <w:style w:type="character" w:styleId="Strong">
    <w:name w:val="Strong"/>
    <w:uiPriority w:val="22"/>
    <w:qFormat/>
    <w:rsid w:val="00571D94"/>
    <w:rPr>
      <w:b/>
      <w:bCs/>
    </w:rPr>
  </w:style>
  <w:style w:type="character" w:styleId="Emphasis">
    <w:name w:val="Emphasis"/>
    <w:uiPriority w:val="20"/>
    <w:qFormat/>
    <w:rsid w:val="00571D94"/>
    <w:rPr>
      <w:caps/>
      <w:color w:val="68230B" w:themeColor="accent1" w:themeShade="7F"/>
      <w:spacing w:val="5"/>
    </w:rPr>
  </w:style>
  <w:style w:type="paragraph" w:styleId="NoSpacing">
    <w:name w:val="No Spacing"/>
    <w:uiPriority w:val="1"/>
    <w:qFormat/>
    <w:rsid w:val="00571D94"/>
    <w:pPr>
      <w:spacing w:after="0" w:line="240" w:lineRule="auto"/>
    </w:pPr>
  </w:style>
  <w:style w:type="paragraph" w:styleId="Quote">
    <w:name w:val="Quote"/>
    <w:basedOn w:val="Normal"/>
    <w:next w:val="Normal"/>
    <w:link w:val="QuoteChar"/>
    <w:uiPriority w:val="29"/>
    <w:qFormat/>
    <w:rsid w:val="00571D94"/>
    <w:rPr>
      <w:i/>
      <w:iCs/>
      <w:sz w:val="24"/>
      <w:szCs w:val="24"/>
    </w:rPr>
  </w:style>
  <w:style w:type="character" w:customStyle="1" w:styleId="QuoteChar">
    <w:name w:val="Quote Char"/>
    <w:basedOn w:val="DefaultParagraphFont"/>
    <w:link w:val="Quote"/>
    <w:uiPriority w:val="29"/>
    <w:rsid w:val="00571D94"/>
    <w:rPr>
      <w:i/>
      <w:iCs/>
      <w:sz w:val="24"/>
      <w:szCs w:val="24"/>
    </w:rPr>
  </w:style>
  <w:style w:type="paragraph" w:styleId="IntenseQuote">
    <w:name w:val="Intense Quote"/>
    <w:basedOn w:val="Normal"/>
    <w:next w:val="Normal"/>
    <w:link w:val="IntenseQuoteChar"/>
    <w:uiPriority w:val="30"/>
    <w:qFormat/>
    <w:rsid w:val="00571D94"/>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571D94"/>
    <w:rPr>
      <w:color w:val="D34817" w:themeColor="accent1"/>
      <w:sz w:val="24"/>
      <w:szCs w:val="24"/>
    </w:rPr>
  </w:style>
  <w:style w:type="character" w:styleId="SubtleEmphasis">
    <w:name w:val="Subtle Emphasis"/>
    <w:uiPriority w:val="19"/>
    <w:qFormat/>
    <w:rsid w:val="00571D94"/>
    <w:rPr>
      <w:i/>
      <w:iCs/>
      <w:color w:val="68230B" w:themeColor="accent1" w:themeShade="7F"/>
    </w:rPr>
  </w:style>
  <w:style w:type="character" w:styleId="IntenseEmphasis">
    <w:name w:val="Intense Emphasis"/>
    <w:uiPriority w:val="21"/>
    <w:qFormat/>
    <w:rsid w:val="00571D94"/>
    <w:rPr>
      <w:b/>
      <w:bCs/>
      <w:caps/>
      <w:color w:val="68230B" w:themeColor="accent1" w:themeShade="7F"/>
      <w:spacing w:val="10"/>
    </w:rPr>
  </w:style>
  <w:style w:type="character" w:styleId="SubtleReference">
    <w:name w:val="Subtle Reference"/>
    <w:uiPriority w:val="31"/>
    <w:qFormat/>
    <w:rsid w:val="00571D94"/>
    <w:rPr>
      <w:b/>
      <w:bCs/>
      <w:color w:val="D34817" w:themeColor="accent1"/>
    </w:rPr>
  </w:style>
  <w:style w:type="character" w:styleId="IntenseReference">
    <w:name w:val="Intense Reference"/>
    <w:uiPriority w:val="32"/>
    <w:qFormat/>
    <w:rsid w:val="00571D94"/>
    <w:rPr>
      <w:b/>
      <w:bCs/>
      <w:i/>
      <w:iCs/>
      <w:caps/>
      <w:color w:val="D34817" w:themeColor="accent1"/>
    </w:rPr>
  </w:style>
  <w:style w:type="character" w:styleId="BookTitle">
    <w:name w:val="Book Title"/>
    <w:uiPriority w:val="33"/>
    <w:qFormat/>
    <w:rsid w:val="00571D94"/>
    <w:rPr>
      <w:b/>
      <w:bCs/>
      <w:i/>
      <w:iCs/>
      <w:spacing w:val="0"/>
    </w:rPr>
  </w:style>
  <w:style w:type="paragraph" w:styleId="TOCHeading">
    <w:name w:val="TOC Heading"/>
    <w:basedOn w:val="Heading1"/>
    <w:next w:val="Normal"/>
    <w:uiPriority w:val="39"/>
    <w:semiHidden/>
    <w:unhideWhenUsed/>
    <w:qFormat/>
    <w:rsid w:val="00571D94"/>
    <w:pPr>
      <w:outlineLvl w:val="9"/>
    </w:pPr>
  </w:style>
  <w:style w:type="paragraph" w:styleId="ListParagraph">
    <w:name w:val="List Paragraph"/>
    <w:basedOn w:val="Normal"/>
    <w:uiPriority w:val="34"/>
    <w:qFormat/>
    <w:rsid w:val="0038416F"/>
    <w:pPr>
      <w:ind w:left="720"/>
      <w:contextualSpacing/>
    </w:pPr>
  </w:style>
  <w:style w:type="character" w:styleId="Hyperlink">
    <w:name w:val="Hyperlink"/>
    <w:basedOn w:val="DefaultParagraphFont"/>
    <w:uiPriority w:val="99"/>
    <w:unhideWhenUsed/>
    <w:rsid w:val="00A2739E"/>
    <w:rPr>
      <w:color w:val="CC9900" w:themeColor="hyperlink"/>
      <w:u w:val="single"/>
    </w:rPr>
  </w:style>
  <w:style w:type="paragraph" w:styleId="BalloonText">
    <w:name w:val="Balloon Text"/>
    <w:basedOn w:val="Normal"/>
    <w:link w:val="BalloonTextChar"/>
    <w:uiPriority w:val="99"/>
    <w:semiHidden/>
    <w:unhideWhenUsed/>
    <w:rsid w:val="006D71E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1EA"/>
    <w:rPr>
      <w:rFonts w:ascii="Segoe UI" w:hAnsi="Segoe UI" w:cs="Segoe UI"/>
      <w:sz w:val="18"/>
      <w:szCs w:val="18"/>
    </w:rPr>
  </w:style>
  <w:style w:type="character" w:styleId="FollowedHyperlink">
    <w:name w:val="FollowedHyperlink"/>
    <w:basedOn w:val="DefaultParagraphFont"/>
    <w:uiPriority w:val="99"/>
    <w:semiHidden/>
    <w:unhideWhenUsed/>
    <w:rsid w:val="00F24CC1"/>
    <w:rPr>
      <w:color w:val="96A9A9" w:themeColor="followedHyperlink"/>
      <w:u w:val="single"/>
    </w:rPr>
  </w:style>
  <w:style w:type="character" w:styleId="CommentReference">
    <w:name w:val="annotation reference"/>
    <w:basedOn w:val="DefaultParagraphFont"/>
    <w:uiPriority w:val="99"/>
    <w:semiHidden/>
    <w:unhideWhenUsed/>
    <w:rsid w:val="00FF02AC"/>
    <w:rPr>
      <w:sz w:val="16"/>
      <w:szCs w:val="16"/>
    </w:rPr>
  </w:style>
  <w:style w:type="paragraph" w:styleId="CommentText">
    <w:name w:val="annotation text"/>
    <w:basedOn w:val="Normal"/>
    <w:link w:val="CommentTextChar"/>
    <w:uiPriority w:val="99"/>
    <w:semiHidden/>
    <w:unhideWhenUsed/>
    <w:rsid w:val="00FF02AC"/>
    <w:pPr>
      <w:spacing w:line="240" w:lineRule="auto"/>
    </w:pPr>
    <w:rPr>
      <w:sz w:val="20"/>
    </w:rPr>
  </w:style>
  <w:style w:type="character" w:customStyle="1" w:styleId="CommentTextChar">
    <w:name w:val="Comment Text Char"/>
    <w:basedOn w:val="DefaultParagraphFont"/>
    <w:link w:val="CommentText"/>
    <w:uiPriority w:val="99"/>
    <w:semiHidden/>
    <w:rsid w:val="00FF02AC"/>
    <w:rPr>
      <w:rFonts w:asciiTheme="majorHAnsi" w:hAnsiTheme="majorHAnsi"/>
    </w:rPr>
  </w:style>
  <w:style w:type="paragraph" w:styleId="CommentSubject">
    <w:name w:val="annotation subject"/>
    <w:basedOn w:val="CommentText"/>
    <w:next w:val="CommentText"/>
    <w:link w:val="CommentSubjectChar"/>
    <w:uiPriority w:val="99"/>
    <w:semiHidden/>
    <w:unhideWhenUsed/>
    <w:rsid w:val="00FF02AC"/>
    <w:rPr>
      <w:b/>
      <w:bCs/>
    </w:rPr>
  </w:style>
  <w:style w:type="character" w:customStyle="1" w:styleId="CommentSubjectChar">
    <w:name w:val="Comment Subject Char"/>
    <w:basedOn w:val="CommentTextChar"/>
    <w:link w:val="CommentSubject"/>
    <w:uiPriority w:val="99"/>
    <w:semiHidden/>
    <w:rsid w:val="00FF02AC"/>
    <w:rPr>
      <w:rFonts w:asciiTheme="majorHAnsi" w:hAnsiTheme="maj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287">
      <w:bodyDiv w:val="1"/>
      <w:marLeft w:val="0"/>
      <w:marRight w:val="0"/>
      <w:marTop w:val="0"/>
      <w:marBottom w:val="0"/>
      <w:divBdr>
        <w:top w:val="none" w:sz="0" w:space="0" w:color="auto"/>
        <w:left w:val="none" w:sz="0" w:space="0" w:color="auto"/>
        <w:bottom w:val="none" w:sz="0" w:space="0" w:color="auto"/>
        <w:right w:val="none" w:sz="0" w:space="0" w:color="auto"/>
      </w:divBdr>
    </w:div>
    <w:div w:id="116025677">
      <w:bodyDiv w:val="1"/>
      <w:marLeft w:val="0"/>
      <w:marRight w:val="0"/>
      <w:marTop w:val="0"/>
      <w:marBottom w:val="0"/>
      <w:divBdr>
        <w:top w:val="none" w:sz="0" w:space="0" w:color="auto"/>
        <w:left w:val="none" w:sz="0" w:space="0" w:color="auto"/>
        <w:bottom w:val="none" w:sz="0" w:space="0" w:color="auto"/>
        <w:right w:val="none" w:sz="0" w:space="0" w:color="auto"/>
      </w:divBdr>
    </w:div>
    <w:div w:id="122119312">
      <w:bodyDiv w:val="1"/>
      <w:marLeft w:val="0"/>
      <w:marRight w:val="0"/>
      <w:marTop w:val="0"/>
      <w:marBottom w:val="0"/>
      <w:divBdr>
        <w:top w:val="none" w:sz="0" w:space="0" w:color="auto"/>
        <w:left w:val="none" w:sz="0" w:space="0" w:color="auto"/>
        <w:bottom w:val="none" w:sz="0" w:space="0" w:color="auto"/>
        <w:right w:val="none" w:sz="0" w:space="0" w:color="auto"/>
      </w:divBdr>
    </w:div>
    <w:div w:id="421683605">
      <w:bodyDiv w:val="1"/>
      <w:marLeft w:val="0"/>
      <w:marRight w:val="0"/>
      <w:marTop w:val="0"/>
      <w:marBottom w:val="0"/>
      <w:divBdr>
        <w:top w:val="none" w:sz="0" w:space="0" w:color="auto"/>
        <w:left w:val="none" w:sz="0" w:space="0" w:color="auto"/>
        <w:bottom w:val="none" w:sz="0" w:space="0" w:color="auto"/>
        <w:right w:val="none" w:sz="0" w:space="0" w:color="auto"/>
      </w:divBdr>
    </w:div>
    <w:div w:id="544753576">
      <w:bodyDiv w:val="1"/>
      <w:marLeft w:val="0"/>
      <w:marRight w:val="0"/>
      <w:marTop w:val="0"/>
      <w:marBottom w:val="0"/>
      <w:divBdr>
        <w:top w:val="none" w:sz="0" w:space="0" w:color="auto"/>
        <w:left w:val="none" w:sz="0" w:space="0" w:color="auto"/>
        <w:bottom w:val="none" w:sz="0" w:space="0" w:color="auto"/>
        <w:right w:val="none" w:sz="0" w:space="0" w:color="auto"/>
      </w:divBdr>
    </w:div>
    <w:div w:id="556479342">
      <w:bodyDiv w:val="1"/>
      <w:marLeft w:val="0"/>
      <w:marRight w:val="0"/>
      <w:marTop w:val="0"/>
      <w:marBottom w:val="0"/>
      <w:divBdr>
        <w:top w:val="none" w:sz="0" w:space="0" w:color="auto"/>
        <w:left w:val="none" w:sz="0" w:space="0" w:color="auto"/>
        <w:bottom w:val="none" w:sz="0" w:space="0" w:color="auto"/>
        <w:right w:val="none" w:sz="0" w:space="0" w:color="auto"/>
      </w:divBdr>
    </w:div>
    <w:div w:id="667293380">
      <w:bodyDiv w:val="1"/>
      <w:marLeft w:val="0"/>
      <w:marRight w:val="0"/>
      <w:marTop w:val="0"/>
      <w:marBottom w:val="0"/>
      <w:divBdr>
        <w:top w:val="none" w:sz="0" w:space="0" w:color="auto"/>
        <w:left w:val="none" w:sz="0" w:space="0" w:color="auto"/>
        <w:bottom w:val="none" w:sz="0" w:space="0" w:color="auto"/>
        <w:right w:val="none" w:sz="0" w:space="0" w:color="auto"/>
      </w:divBdr>
    </w:div>
    <w:div w:id="788933936">
      <w:bodyDiv w:val="1"/>
      <w:marLeft w:val="0"/>
      <w:marRight w:val="0"/>
      <w:marTop w:val="0"/>
      <w:marBottom w:val="0"/>
      <w:divBdr>
        <w:top w:val="none" w:sz="0" w:space="0" w:color="auto"/>
        <w:left w:val="none" w:sz="0" w:space="0" w:color="auto"/>
        <w:bottom w:val="none" w:sz="0" w:space="0" w:color="auto"/>
        <w:right w:val="none" w:sz="0" w:space="0" w:color="auto"/>
      </w:divBdr>
    </w:div>
    <w:div w:id="1063721076">
      <w:bodyDiv w:val="1"/>
      <w:marLeft w:val="0"/>
      <w:marRight w:val="0"/>
      <w:marTop w:val="0"/>
      <w:marBottom w:val="0"/>
      <w:divBdr>
        <w:top w:val="none" w:sz="0" w:space="0" w:color="auto"/>
        <w:left w:val="none" w:sz="0" w:space="0" w:color="auto"/>
        <w:bottom w:val="none" w:sz="0" w:space="0" w:color="auto"/>
        <w:right w:val="none" w:sz="0" w:space="0" w:color="auto"/>
      </w:divBdr>
    </w:div>
    <w:div w:id="1158809190">
      <w:bodyDiv w:val="1"/>
      <w:marLeft w:val="0"/>
      <w:marRight w:val="0"/>
      <w:marTop w:val="0"/>
      <w:marBottom w:val="0"/>
      <w:divBdr>
        <w:top w:val="none" w:sz="0" w:space="0" w:color="auto"/>
        <w:left w:val="none" w:sz="0" w:space="0" w:color="auto"/>
        <w:bottom w:val="none" w:sz="0" w:space="0" w:color="auto"/>
        <w:right w:val="none" w:sz="0" w:space="0" w:color="auto"/>
      </w:divBdr>
    </w:div>
    <w:div w:id="1225994908">
      <w:bodyDiv w:val="1"/>
      <w:marLeft w:val="0"/>
      <w:marRight w:val="0"/>
      <w:marTop w:val="0"/>
      <w:marBottom w:val="0"/>
      <w:divBdr>
        <w:top w:val="none" w:sz="0" w:space="0" w:color="auto"/>
        <w:left w:val="none" w:sz="0" w:space="0" w:color="auto"/>
        <w:bottom w:val="none" w:sz="0" w:space="0" w:color="auto"/>
        <w:right w:val="none" w:sz="0" w:space="0" w:color="auto"/>
      </w:divBdr>
    </w:div>
    <w:div w:id="1308242828">
      <w:bodyDiv w:val="1"/>
      <w:marLeft w:val="0"/>
      <w:marRight w:val="0"/>
      <w:marTop w:val="0"/>
      <w:marBottom w:val="0"/>
      <w:divBdr>
        <w:top w:val="none" w:sz="0" w:space="0" w:color="auto"/>
        <w:left w:val="none" w:sz="0" w:space="0" w:color="auto"/>
        <w:bottom w:val="none" w:sz="0" w:space="0" w:color="auto"/>
        <w:right w:val="none" w:sz="0" w:space="0" w:color="auto"/>
      </w:divBdr>
    </w:div>
    <w:div w:id="1343161667">
      <w:bodyDiv w:val="1"/>
      <w:marLeft w:val="0"/>
      <w:marRight w:val="0"/>
      <w:marTop w:val="0"/>
      <w:marBottom w:val="0"/>
      <w:divBdr>
        <w:top w:val="none" w:sz="0" w:space="0" w:color="auto"/>
        <w:left w:val="none" w:sz="0" w:space="0" w:color="auto"/>
        <w:bottom w:val="none" w:sz="0" w:space="0" w:color="auto"/>
        <w:right w:val="none" w:sz="0" w:space="0" w:color="auto"/>
      </w:divBdr>
    </w:div>
    <w:div w:id="1369721265">
      <w:bodyDiv w:val="1"/>
      <w:marLeft w:val="0"/>
      <w:marRight w:val="0"/>
      <w:marTop w:val="0"/>
      <w:marBottom w:val="0"/>
      <w:divBdr>
        <w:top w:val="none" w:sz="0" w:space="0" w:color="auto"/>
        <w:left w:val="none" w:sz="0" w:space="0" w:color="auto"/>
        <w:bottom w:val="none" w:sz="0" w:space="0" w:color="auto"/>
        <w:right w:val="none" w:sz="0" w:space="0" w:color="auto"/>
      </w:divBdr>
    </w:div>
    <w:div w:id="1385331715">
      <w:bodyDiv w:val="1"/>
      <w:marLeft w:val="0"/>
      <w:marRight w:val="0"/>
      <w:marTop w:val="0"/>
      <w:marBottom w:val="0"/>
      <w:divBdr>
        <w:top w:val="none" w:sz="0" w:space="0" w:color="auto"/>
        <w:left w:val="none" w:sz="0" w:space="0" w:color="auto"/>
        <w:bottom w:val="none" w:sz="0" w:space="0" w:color="auto"/>
        <w:right w:val="none" w:sz="0" w:space="0" w:color="auto"/>
      </w:divBdr>
    </w:div>
    <w:div w:id="1792165281">
      <w:bodyDiv w:val="1"/>
      <w:marLeft w:val="0"/>
      <w:marRight w:val="0"/>
      <w:marTop w:val="0"/>
      <w:marBottom w:val="0"/>
      <w:divBdr>
        <w:top w:val="none" w:sz="0" w:space="0" w:color="auto"/>
        <w:left w:val="none" w:sz="0" w:space="0" w:color="auto"/>
        <w:bottom w:val="none" w:sz="0" w:space="0" w:color="auto"/>
        <w:right w:val="none" w:sz="0" w:space="0" w:color="auto"/>
      </w:divBdr>
    </w:div>
    <w:div w:id="2017263639">
      <w:bodyDiv w:val="1"/>
      <w:marLeft w:val="0"/>
      <w:marRight w:val="0"/>
      <w:marTop w:val="0"/>
      <w:marBottom w:val="0"/>
      <w:divBdr>
        <w:top w:val="none" w:sz="0" w:space="0" w:color="auto"/>
        <w:left w:val="none" w:sz="0" w:space="0" w:color="auto"/>
        <w:bottom w:val="none" w:sz="0" w:space="0" w:color="auto"/>
        <w:right w:val="none" w:sz="0" w:space="0" w:color="auto"/>
      </w:divBdr>
    </w:div>
    <w:div w:id="2043702924">
      <w:bodyDiv w:val="1"/>
      <w:marLeft w:val="0"/>
      <w:marRight w:val="0"/>
      <w:marTop w:val="0"/>
      <w:marBottom w:val="0"/>
      <w:divBdr>
        <w:top w:val="none" w:sz="0" w:space="0" w:color="auto"/>
        <w:left w:val="none" w:sz="0" w:space="0" w:color="auto"/>
        <w:bottom w:val="none" w:sz="0" w:space="0" w:color="auto"/>
        <w:right w:val="none" w:sz="0" w:space="0" w:color="auto"/>
      </w:divBdr>
    </w:div>
    <w:div w:id="20501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17.png"/><Relationship Id="rId47" Type="http://schemas.openxmlformats.org/officeDocument/2006/relationships/hyperlink" Target="https://raw.githubusercontent.com/linnovate/mean/master/.jshintrc" TargetMode="External"/><Relationship Id="rId63" Type="http://schemas.openxmlformats.org/officeDocument/2006/relationships/image" Target="media/image25.png"/><Relationship Id="rId68" Type="http://schemas.openxmlformats.org/officeDocument/2006/relationships/hyperlink" Target="https://github.com/gruntjs/grunt-contrib-uglify" TargetMode="External"/><Relationship Id="rId16" Type="http://schemas.openxmlformats.org/officeDocument/2006/relationships/hyperlink" Target="https://docs.npmjs.com/files/package.json" TargetMode="External"/><Relationship Id="rId11" Type="http://schemas.openxmlformats.org/officeDocument/2006/relationships/hyperlink" Target="https://github.com/MashupJS/gulp-tutorial" TargetMode="External"/><Relationship Id="rId32" Type="http://schemas.openxmlformats.org/officeDocument/2006/relationships/hyperlink" Target="https://github.com/wearefractal/gulp-concat" TargetMode="External"/><Relationship Id="rId37" Type="http://schemas.openxmlformats.org/officeDocument/2006/relationships/hyperlink" Target="https://www.npmjs.com/package/gulp-uglify" TargetMode="External"/><Relationship Id="rId53" Type="http://schemas.openxmlformats.org/officeDocument/2006/relationships/hyperlink" Target="http://jshint.com/docs/options/" TargetMode="External"/><Relationship Id="rId58" Type="http://schemas.openxmlformats.org/officeDocument/2006/relationships/hyperlink" Target="http://www.typescriptlang.org/Playground" TargetMode="External"/><Relationship Id="rId74" Type="http://schemas.openxmlformats.org/officeDocument/2006/relationships/hyperlink" Target="https://docs.npmjs.com/getting-started/installing-npm-packages-locally" TargetMode="External"/><Relationship Id="rId79" Type="http://schemas.openxmlformats.org/officeDocument/2006/relationships/hyperlink" Target="http://semver.org/" TargetMode="Externa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theme" Target="theme/theme1.xml"/><Relationship Id="rId19" Type="http://schemas.openxmlformats.org/officeDocument/2006/relationships/hyperlink" Target="https://docs.npmjs.com/getting-started/installing-npm-packages-locally" TargetMode="External"/><Relationship Id="rId14" Type="http://schemas.openxmlformats.org/officeDocument/2006/relationships/image" Target="media/image2.png"/><Relationship Id="rId22" Type="http://schemas.openxmlformats.org/officeDocument/2006/relationships/hyperlink" Target="http://gulpjs.com/plugins" TargetMode="External"/><Relationship Id="rId27" Type="http://schemas.openxmlformats.org/officeDocument/2006/relationships/hyperlink" Target="http://christian.fei.ninja/DRY-dependency-injection-in-Angular-with-gulp-ng-annotate/"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www.npmjs.com/package/gulp-imagemin" TargetMode="External"/><Relationship Id="rId48" Type="http://schemas.openxmlformats.org/officeDocument/2006/relationships/hyperlink" Target="https://github.com/johnpapa/angular-styleguide" TargetMode="External"/><Relationship Id="rId56" Type="http://schemas.openxmlformats.org/officeDocument/2006/relationships/hyperlink" Target="http://www.typescriptlang.org/" TargetMode="External"/><Relationship Id="rId64" Type="http://schemas.openxmlformats.org/officeDocument/2006/relationships/hyperlink" Target="http://sass-lang.com/" TargetMode="External"/><Relationship Id="rId69" Type="http://schemas.openxmlformats.org/officeDocument/2006/relationships/hyperlink" Target="https://github.com/gruntjs/grunt-contrib-concat" TargetMode="External"/><Relationship Id="rId77" Type="http://schemas.openxmlformats.org/officeDocument/2006/relationships/image" Target="media/image30.png"/><Relationship Id="rId8" Type="http://schemas.microsoft.com/office/2011/relationships/commentsExtended" Target="commentsExtended.xml"/><Relationship Id="rId51" Type="http://schemas.openxmlformats.org/officeDocument/2006/relationships/hyperlink" Target="https://github.com/ivan-vesely/gulp-jshint-html-reporter" TargetMode="External"/><Relationship Id="rId72" Type="http://schemas.openxmlformats.org/officeDocument/2006/relationships/image" Target="media/image2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MashupJS/gulp-tutorial-end-resul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npmjs.com/package/gulp-sourcemaps" TargetMode="External"/><Relationship Id="rId46" Type="http://schemas.openxmlformats.org/officeDocument/2006/relationships/image" Target="media/image18.png"/><Relationship Id="rId59" Type="http://schemas.openxmlformats.org/officeDocument/2006/relationships/image" Target="media/image22.png"/><Relationship Id="rId67" Type="http://schemas.openxmlformats.org/officeDocument/2006/relationships/hyperlink" Target="https://github.com/MashupJS/gulp-tutorial-end-result" TargetMode="External"/><Relationship Id="rId20" Type="http://schemas.openxmlformats.org/officeDocument/2006/relationships/image" Target="media/image6.png"/><Relationship Id="rId41" Type="http://schemas.openxmlformats.org/officeDocument/2006/relationships/hyperlink" Target="https://www.npmjs.com/package/gulp-minify-html" TargetMode="External"/><Relationship Id="rId54" Type="http://schemas.openxmlformats.org/officeDocument/2006/relationships/hyperlink" Target="https://www.npmjs.com/package/gulp-jshint" TargetMode="External"/><Relationship Id="rId62" Type="http://schemas.openxmlformats.org/officeDocument/2006/relationships/hyperlink" Target="https://www.npmjs.com/package/gulp-typescript" TargetMode="External"/><Relationship Id="rId70" Type="http://schemas.openxmlformats.org/officeDocument/2006/relationships/hyperlink" Target="https://github.com/isaacs/node-glob"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www.pluralsight.com/courses/javascript-build-automation-gulpjs" TargetMode="Externa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npmjs.com/package/gulp-rename" TargetMode="External"/><Relationship Id="rId49" Type="http://schemas.openxmlformats.org/officeDocument/2006/relationships/image" Target="media/image19.png"/><Relationship Id="rId57" Type="http://schemas.openxmlformats.org/officeDocument/2006/relationships/hyperlink" Target="http://weblogs.asp.net/dwahlin/creating-a-typescript-workflow-with-gulp" TargetMode="External"/><Relationship Id="rId10" Type="http://schemas.openxmlformats.org/officeDocument/2006/relationships/hyperlink" Target="https://nodejs.org/" TargetMode="External"/><Relationship Id="rId31" Type="http://schemas.openxmlformats.org/officeDocument/2006/relationships/hyperlink" Target="https://www.npmjs.com/package/gulp-newer" TargetMode="External"/><Relationship Id="rId44" Type="http://schemas.openxmlformats.org/officeDocument/2006/relationships/hyperlink" Target="https://www.npmjs.com/package/imagemin-pngquant" TargetMode="External"/><Relationship Id="rId52" Type="http://schemas.openxmlformats.org/officeDocument/2006/relationships/image" Target="media/image20.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hyperlink" Target="https://nodejs.org/" TargetMode="External"/><Relationship Id="rId78" Type="http://schemas.openxmlformats.org/officeDocument/2006/relationships/hyperlink" Target="https://docs.npmjs.com/misc/semver"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youtube.com/watch?v=XJ5F-Auhato"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hyperlink" Target="https://www.npmjs.com/package/gulp-concat" TargetMode="External"/><Relationship Id="rId50" Type="http://schemas.openxmlformats.org/officeDocument/2006/relationships/hyperlink" Target="https://www.npmjs.com/package/gulp-jshint-html-reporter" TargetMode="External"/><Relationship Id="rId55" Type="http://schemas.openxmlformats.org/officeDocument/2006/relationships/image" Target="media/image21.png"/><Relationship Id="rId76" Type="http://schemas.openxmlformats.org/officeDocument/2006/relationships/hyperlink" Target="https://www.npmjs.com/package/npm-check-updates" TargetMode="External"/><Relationship Id="rId7" Type="http://schemas.openxmlformats.org/officeDocument/2006/relationships/comments" Target="comments.xml"/><Relationship Id="rId71" Type="http://schemas.openxmlformats.org/officeDocument/2006/relationships/hyperlink" Target="http://mywiki.wooledge.org/glob" TargetMode="External"/><Relationship Id="rId2" Type="http://schemas.openxmlformats.org/officeDocument/2006/relationships/numbering" Target="numbering.xml"/><Relationship Id="rId29" Type="http://schemas.openxmlformats.org/officeDocument/2006/relationships/hyperlink" Target="https://www.npmjs.com/package/gulp-clean" TargetMode="External"/><Relationship Id="rId24" Type="http://schemas.openxmlformats.org/officeDocument/2006/relationships/image" Target="media/image9.png"/><Relationship Id="rId40" Type="http://schemas.openxmlformats.org/officeDocument/2006/relationships/hyperlink" Target="https://www.npmjs.com/package/gulp-minify-css" TargetMode="External"/><Relationship Id="rId45" Type="http://schemas.openxmlformats.org/officeDocument/2006/relationships/hyperlink" Target="https://www.npmjs.com/package/gulp-grunt" TargetMode="External"/><Relationship Id="rId66" Type="http://schemas.openxmlformats.org/officeDocument/2006/relationships/image" Target="media/image27.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8FAB2-3D8C-4880-A0AF-4FB1ADDFF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80</Pages>
  <Words>11172</Words>
  <Characters>63682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Nandita</cp:lastModifiedBy>
  <cp:revision>78</cp:revision>
  <dcterms:created xsi:type="dcterms:W3CDTF">2015-06-24T03:39:00Z</dcterms:created>
  <dcterms:modified xsi:type="dcterms:W3CDTF">2015-06-26T12:52:00Z</dcterms:modified>
</cp:coreProperties>
</file>